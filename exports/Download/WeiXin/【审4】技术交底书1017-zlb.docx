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CECB2" w14:textId="77777777" w:rsidR="009D4019" w:rsidRDefault="00000000">
      <w:pPr>
        <w:spacing w:beforeLines="100" w:before="312" w:afterLines="50" w:after="156"/>
        <w:jc w:val="center"/>
        <w:rPr>
          <w:rFonts w:ascii="宋体" w:hAnsi="宋体"/>
          <w:b/>
          <w:bCs/>
          <w:color w:val="000000"/>
          <w:sz w:val="44"/>
          <w:szCs w:val="44"/>
        </w:rPr>
      </w:pPr>
      <w:r>
        <w:rPr>
          <w:rFonts w:ascii="宋体" w:hAnsi="宋体" w:hint="eastAsia"/>
          <w:b/>
          <w:bCs/>
          <w:color w:val="000000"/>
          <w:sz w:val="44"/>
          <w:szCs w:val="44"/>
        </w:rPr>
        <w:t>技术交底书</w:t>
      </w:r>
    </w:p>
    <w:p w14:paraId="0F713DA3" w14:textId="77777777" w:rsidR="009D4019" w:rsidRDefault="009D4019">
      <w:pPr>
        <w:spacing w:beforeLines="100" w:before="312" w:afterLines="50" w:after="156"/>
        <w:jc w:val="center"/>
        <w:rPr>
          <w:rFonts w:ascii="宋体" w:hAnsi="宋体"/>
          <w:b/>
          <w:bCs/>
          <w:color w:val="000000"/>
          <w:sz w:val="24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993"/>
        <w:gridCol w:w="6945"/>
      </w:tblGrid>
      <w:tr w:rsidR="009D4019" w14:paraId="254AF2F1" w14:textId="77777777">
        <w:tc>
          <w:tcPr>
            <w:tcW w:w="1559" w:type="dxa"/>
          </w:tcPr>
          <w:p w14:paraId="065648F2" w14:textId="77777777" w:rsidR="009D4019" w:rsidRDefault="00000000">
            <w:pPr>
              <w:spacing w:beforeLines="50" w:before="156" w:afterLines="50" w:after="15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案件名称</w:t>
            </w:r>
          </w:p>
        </w:tc>
        <w:tc>
          <w:tcPr>
            <w:tcW w:w="7938" w:type="dxa"/>
            <w:gridSpan w:val="2"/>
          </w:tcPr>
          <w:p w14:paraId="37391E44" w14:textId="77777777" w:rsidR="009D4019" w:rsidRDefault="00000000">
            <w:pPr>
              <w:spacing w:beforeLines="50" w:before="156" w:afterLines="50" w:after="156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（人工智能学院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基于多任务学习的电单车交通需求预测研究）中山大学大学生创新训练项目申请书</w:t>
            </w:r>
          </w:p>
        </w:tc>
      </w:tr>
      <w:tr w:rsidR="009D4019" w14:paraId="6C4588FC" w14:textId="77777777">
        <w:trPr>
          <w:trHeight w:val="700"/>
        </w:trPr>
        <w:tc>
          <w:tcPr>
            <w:tcW w:w="1559" w:type="dxa"/>
            <w:vMerge w:val="restart"/>
            <w:vAlign w:val="center"/>
          </w:tcPr>
          <w:p w14:paraId="4756D208" w14:textId="77777777" w:rsidR="009D4019" w:rsidRDefault="00000000">
            <w:pPr>
              <w:spacing w:beforeLines="50" w:before="156" w:afterLines="50" w:after="15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技术联系人</w:t>
            </w:r>
          </w:p>
        </w:tc>
        <w:tc>
          <w:tcPr>
            <w:tcW w:w="993" w:type="dxa"/>
            <w:vAlign w:val="center"/>
          </w:tcPr>
          <w:p w14:paraId="68C44582" w14:textId="77777777" w:rsidR="009D4019" w:rsidRDefault="00000000">
            <w:pPr>
              <w:spacing w:beforeLines="50" w:before="156" w:afterLines="50" w:after="15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6945" w:type="dxa"/>
            <w:vAlign w:val="center"/>
          </w:tcPr>
          <w:p w14:paraId="4CAB8CCE" w14:textId="77777777" w:rsidR="009D4019" w:rsidRDefault="00000000">
            <w:pPr>
              <w:spacing w:beforeLines="50" w:before="156" w:afterLines="50" w:after="156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刘元昊</w:t>
            </w:r>
          </w:p>
        </w:tc>
      </w:tr>
      <w:tr w:rsidR="009D4019" w14:paraId="7A9DE127" w14:textId="77777777">
        <w:trPr>
          <w:trHeight w:val="700"/>
        </w:trPr>
        <w:tc>
          <w:tcPr>
            <w:tcW w:w="1559" w:type="dxa"/>
            <w:vMerge/>
          </w:tcPr>
          <w:p w14:paraId="42A516B2" w14:textId="77777777" w:rsidR="009D4019" w:rsidRDefault="009D4019">
            <w:pPr>
              <w:spacing w:beforeLines="50" w:before="156" w:afterLines="50" w:after="156"/>
              <w:jc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2647AE9" w14:textId="77777777" w:rsidR="009D4019" w:rsidRDefault="00000000">
            <w:pPr>
              <w:spacing w:beforeLines="50" w:before="156" w:afterLines="50" w:after="15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电话</w:t>
            </w:r>
          </w:p>
        </w:tc>
        <w:tc>
          <w:tcPr>
            <w:tcW w:w="6945" w:type="dxa"/>
            <w:vAlign w:val="center"/>
          </w:tcPr>
          <w:p w14:paraId="73CC2B16" w14:textId="77777777" w:rsidR="009D4019" w:rsidRDefault="00000000">
            <w:pPr>
              <w:spacing w:beforeLines="50" w:before="156" w:afterLines="50" w:after="156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bCs/>
                <w:szCs w:val="21"/>
              </w:rPr>
              <w:t>6666000215</w:t>
            </w:r>
          </w:p>
        </w:tc>
      </w:tr>
      <w:tr w:rsidR="009D4019" w14:paraId="6D846F2A" w14:textId="77777777">
        <w:trPr>
          <w:trHeight w:val="700"/>
        </w:trPr>
        <w:tc>
          <w:tcPr>
            <w:tcW w:w="1559" w:type="dxa"/>
            <w:vMerge/>
          </w:tcPr>
          <w:p w14:paraId="15D3803E" w14:textId="77777777" w:rsidR="009D4019" w:rsidRDefault="009D4019">
            <w:pPr>
              <w:spacing w:beforeLines="50" w:before="156" w:afterLines="50" w:after="156"/>
              <w:jc w:val="center"/>
              <w:rPr>
                <w:bCs/>
                <w:szCs w:val="21"/>
              </w:rPr>
            </w:pPr>
          </w:p>
        </w:tc>
        <w:tc>
          <w:tcPr>
            <w:tcW w:w="993" w:type="dxa"/>
          </w:tcPr>
          <w:p w14:paraId="6DEB93BA" w14:textId="77777777" w:rsidR="009D4019" w:rsidRDefault="00000000">
            <w:pPr>
              <w:spacing w:beforeLines="50" w:before="156" w:afterLines="50" w:after="15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邮箱</w:t>
            </w:r>
          </w:p>
        </w:tc>
        <w:tc>
          <w:tcPr>
            <w:tcW w:w="6945" w:type="dxa"/>
            <w:vAlign w:val="center"/>
          </w:tcPr>
          <w:p w14:paraId="018F322C" w14:textId="77777777" w:rsidR="009D4019" w:rsidRDefault="00000000">
            <w:pPr>
              <w:spacing w:beforeLines="50" w:before="156" w:afterLines="50" w:after="156"/>
              <w:jc w:val="left"/>
              <w:rPr>
                <w:bCs/>
                <w:szCs w:val="21"/>
              </w:rPr>
            </w:pPr>
            <w:hyperlink r:id="rId7" w:history="1">
              <w:r>
                <w:rPr>
                  <w:rStyle w:val="af2"/>
                  <w:bCs/>
                  <w:szCs w:val="21"/>
                </w:rPr>
                <w:t>Liuyh327@mail2.sysu.edu.cn</w:t>
              </w:r>
            </w:hyperlink>
          </w:p>
        </w:tc>
      </w:tr>
      <w:tr w:rsidR="009D4019" w14:paraId="3A7A11F5" w14:textId="77777777">
        <w:trPr>
          <w:trHeight w:val="525"/>
        </w:trPr>
        <w:tc>
          <w:tcPr>
            <w:tcW w:w="1559" w:type="dxa"/>
          </w:tcPr>
          <w:p w14:paraId="0CA98C68" w14:textId="77777777" w:rsidR="009D4019" w:rsidRDefault="00000000">
            <w:pPr>
              <w:spacing w:beforeLines="50" w:before="156" w:afterLines="50" w:after="156"/>
              <w:rPr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专利类型</w:t>
            </w:r>
          </w:p>
        </w:tc>
        <w:tc>
          <w:tcPr>
            <w:tcW w:w="7938" w:type="dxa"/>
            <w:gridSpan w:val="2"/>
            <w:vAlign w:val="center"/>
          </w:tcPr>
          <w:p w14:paraId="5F7C313E" w14:textId="77777777" w:rsidR="009D4019" w:rsidRDefault="00000000">
            <w:pPr>
              <w:spacing w:beforeLines="50" w:before="156" w:afterLines="50" w:after="156"/>
              <w:rPr>
                <w:bCs/>
                <w:szCs w:val="21"/>
              </w:rPr>
            </w:pPr>
            <w:r>
              <w:t>发明专利</w:t>
            </w:r>
          </w:p>
        </w:tc>
      </w:tr>
    </w:tbl>
    <w:p w14:paraId="780FB632" w14:textId="77777777" w:rsidR="009D4019" w:rsidRDefault="009D4019">
      <w:pPr>
        <w:spacing w:line="360" w:lineRule="auto"/>
        <w:rPr>
          <w:sz w:val="28"/>
          <w:szCs w:val="28"/>
        </w:rPr>
      </w:pPr>
    </w:p>
    <w:p w14:paraId="0DCDA656" w14:textId="77777777" w:rsidR="009D4019" w:rsidRDefault="009D4019">
      <w:pPr>
        <w:spacing w:line="360" w:lineRule="auto"/>
        <w:rPr>
          <w:sz w:val="28"/>
          <w:szCs w:val="28"/>
        </w:rPr>
      </w:pPr>
    </w:p>
    <w:p w14:paraId="2572E29F" w14:textId="77777777" w:rsidR="009D4019" w:rsidRDefault="00000000">
      <w:pPr>
        <w:spacing w:line="360" w:lineRule="auto"/>
        <w:rPr>
          <w:rFonts w:ascii="微软雅黑" w:eastAsia="微软雅黑" w:hAnsi="微软雅黑"/>
          <w:b/>
          <w:color w:val="0000FF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FF"/>
          <w:sz w:val="24"/>
          <w:szCs w:val="24"/>
        </w:rPr>
        <w:t>注意事项：</w:t>
      </w:r>
    </w:p>
    <w:p w14:paraId="436CBC23" w14:textId="77777777" w:rsidR="009D4019" w:rsidRDefault="00000000">
      <w:pPr>
        <w:spacing w:line="360" w:lineRule="auto"/>
        <w:rPr>
          <w:rFonts w:ascii="微软雅黑" w:eastAsia="微软雅黑" w:hAnsi="微软雅黑"/>
          <w:color w:val="0000FF"/>
          <w:szCs w:val="21"/>
        </w:rPr>
      </w:pPr>
      <w:r>
        <w:rPr>
          <w:rFonts w:ascii="微软雅黑" w:eastAsia="微软雅黑" w:hAnsi="微软雅黑" w:hint="eastAsia"/>
          <w:color w:val="0000FF"/>
          <w:szCs w:val="21"/>
        </w:rPr>
        <w:t>（1）交底书应使代理人能看懂，尤其是背景技术和详细技术方案，一定要写得全面、清楚、完整；</w:t>
      </w:r>
    </w:p>
    <w:p w14:paraId="3D7A6468" w14:textId="77777777" w:rsidR="009D4019" w:rsidRDefault="00000000">
      <w:pPr>
        <w:spacing w:line="360" w:lineRule="auto"/>
        <w:rPr>
          <w:rFonts w:ascii="微软雅黑" w:eastAsia="微软雅黑" w:hAnsi="微软雅黑"/>
          <w:color w:val="0000FF"/>
          <w:szCs w:val="21"/>
        </w:rPr>
      </w:pPr>
      <w:r>
        <w:rPr>
          <w:rFonts w:ascii="微软雅黑" w:eastAsia="微软雅黑" w:hAnsi="微软雅黑" w:hint="eastAsia"/>
          <w:color w:val="0000FF"/>
          <w:szCs w:val="21"/>
        </w:rPr>
        <w:t>（2）技术的公开程度，应以本领域普通技术人员不需付出创造性劳动即可进行实施为准。</w:t>
      </w:r>
    </w:p>
    <w:p w14:paraId="1B6AAD85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color w:val="0000FF"/>
          <w:szCs w:val="21"/>
        </w:rPr>
        <w:t>（3）在与代理人沟通时，对于代理人咨询的技术问题，应给予回答并认真讲解，并且按要求及时正确地补充相应技术材料。</w:t>
      </w:r>
    </w:p>
    <w:p w14:paraId="668F8295" w14:textId="77777777" w:rsidR="009D4019" w:rsidRDefault="00000000">
      <w:pPr>
        <w:widowControl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br w:type="page"/>
      </w:r>
    </w:p>
    <w:p w14:paraId="2A9181F8" w14:textId="77777777" w:rsidR="009D4019" w:rsidRDefault="00000000">
      <w:pPr>
        <w:pStyle w:val="af4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lastRenderedPageBreak/>
        <w:t>介绍</w:t>
      </w:r>
      <w:r>
        <w:rPr>
          <w:rFonts w:ascii="微软雅黑" w:eastAsia="微软雅黑" w:hAnsi="微软雅黑" w:cs="Times New Roman" w:hint="eastAsia"/>
          <w:b/>
          <w:sz w:val="28"/>
          <w:szCs w:val="28"/>
        </w:rPr>
        <w:t>相关技术背景，描述与本发明技术最相近的现有技术，并说明</w:t>
      </w:r>
      <w:proofErr w:type="gramStart"/>
      <w:r>
        <w:rPr>
          <w:rFonts w:ascii="微软雅黑" w:eastAsia="微软雅黑" w:hAnsi="微软雅黑" w:cs="Times New Roman" w:hint="eastAsia"/>
          <w:b/>
          <w:sz w:val="28"/>
          <w:szCs w:val="28"/>
        </w:rPr>
        <w:t>该现有</w:t>
      </w:r>
      <w:proofErr w:type="gramEnd"/>
      <w:r>
        <w:rPr>
          <w:rFonts w:ascii="微软雅黑" w:eastAsia="微软雅黑" w:hAnsi="微软雅黑" w:cs="Times New Roman" w:hint="eastAsia"/>
          <w:b/>
          <w:sz w:val="28"/>
          <w:szCs w:val="28"/>
        </w:rPr>
        <w:t>技术存在的缺点</w:t>
      </w:r>
    </w:p>
    <w:p w14:paraId="2B33D9E4" w14:textId="77777777" w:rsidR="009D4019" w:rsidRDefault="009D4019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</w:p>
    <w:p w14:paraId="7F3ACEA6" w14:textId="77777777" w:rsidR="009D4019" w:rsidRDefault="00000000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/>
          <w:b/>
          <w:sz w:val="28"/>
          <w:szCs w:val="28"/>
        </w:rPr>
        <w:t>“</w:t>
      </w:r>
      <w:r>
        <w:rPr>
          <w:rFonts w:ascii="微软雅黑" w:eastAsia="微软雅黑" w:hAnsi="微软雅黑" w:hint="eastAsia"/>
          <w:b/>
          <w:sz w:val="28"/>
          <w:szCs w:val="28"/>
        </w:rPr>
        <w:t>1、简介该技术领域的发展； 2、解释相关关键技术； 重点描述一下与本发明最相关的技术，例如：现有技术中，解决本发明最想解决的技术问题的那些技术。（类似论文的动机）</w:t>
      </w:r>
      <w:r>
        <w:rPr>
          <w:rFonts w:ascii="微软雅黑" w:eastAsia="微软雅黑" w:hAnsi="微软雅黑"/>
          <w:b/>
          <w:sz w:val="28"/>
          <w:szCs w:val="28"/>
        </w:rPr>
        <w:t>”</w:t>
      </w:r>
    </w:p>
    <w:p w14:paraId="0E16B9CF" w14:textId="77777777" w:rsidR="009D4019" w:rsidRDefault="00000000">
      <w:pPr>
        <w:spacing w:line="360" w:lineRule="auto"/>
        <w:ind w:firstLineChars="200" w:firstLine="480"/>
        <w:rPr>
          <w:del w:id="0" w:author="yuanhaoliu" w:date="2023-09-12T11:38:00Z"/>
          <w:rFonts w:ascii="宋体" w:eastAsia="宋体" w:hAnsi="宋体" w:cs="宋体"/>
          <w:color w:val="000000"/>
          <w:sz w:val="24"/>
          <w:szCs w:val="21"/>
        </w:rPr>
      </w:pPr>
      <w:r>
        <w:rPr>
          <w:rFonts w:ascii="宋体" w:eastAsia="宋体" w:hAnsi="宋体" w:cs="宋体" w:hint="eastAsia"/>
          <w:color w:val="000000"/>
          <w:sz w:val="24"/>
          <w:szCs w:val="21"/>
        </w:rPr>
        <w:t>众所周知</w:t>
      </w:r>
      <w:r>
        <w:rPr>
          <w:rFonts w:ascii="宋体" w:eastAsia="宋体" w:hAnsi="宋体" w:cs="宋体"/>
          <w:color w:val="000000"/>
          <w:sz w:val="24"/>
          <w:szCs w:val="21"/>
        </w:rPr>
        <w:t>，共享电单车正逐渐成为日常生活中的一种重要</w:t>
      </w:r>
      <w:r>
        <w:rPr>
          <w:rFonts w:ascii="宋体" w:eastAsia="宋体" w:hAnsi="宋体" w:cs="宋体" w:hint="eastAsia"/>
          <w:color w:val="000000"/>
          <w:sz w:val="24"/>
          <w:szCs w:val="21"/>
        </w:rPr>
        <w:t>的</w:t>
      </w:r>
      <w:r>
        <w:rPr>
          <w:rFonts w:ascii="宋体" w:eastAsia="宋体" w:hAnsi="宋体" w:cs="宋体"/>
          <w:color w:val="000000"/>
          <w:sz w:val="24"/>
          <w:szCs w:val="21"/>
        </w:rPr>
        <w:t>交通出行方式</w:t>
      </w:r>
      <w:r>
        <w:rPr>
          <w:rFonts w:ascii="宋体" w:eastAsia="宋体" w:hAnsi="宋体" w:cs="宋体" w:hint="eastAsia"/>
          <w:color w:val="000000"/>
          <w:sz w:val="24"/>
          <w:szCs w:val="21"/>
        </w:rPr>
        <w:t>，社会和市场对其需求也稳步提升。为</w:t>
      </w:r>
      <w:del w:id="1" w:author="yuanhaoliu" w:date="2023-09-12T11:34:00Z">
        <w:r>
          <w:rPr>
            <w:rFonts w:ascii="宋体" w:eastAsia="宋体" w:hAnsi="宋体" w:cs="宋体"/>
            <w:color w:val="000000"/>
            <w:sz w:val="24"/>
            <w:szCs w:val="21"/>
          </w:rPr>
          <w:delText>了使消费者能够更好地利用这一新兴的公共资源，切实为自己的生活带来便利</w:delText>
        </w:r>
      </w:del>
      <w:ins w:id="2" w:author="yuanhaoliu" w:date="2023-09-12T11:35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提升</w:t>
        </w:r>
      </w:ins>
      <w:ins w:id="3" w:author="yuanhaoliu" w:date="2023-09-12T11:34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用户体验、</w:t>
        </w:r>
      </w:ins>
      <w:ins w:id="4" w:author="yuanhaoliu" w:date="2023-09-12T11:35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优化共享点单车运营效率</w:t>
        </w:r>
      </w:ins>
      <w:r>
        <w:rPr>
          <w:rFonts w:ascii="宋体" w:eastAsia="宋体" w:hAnsi="宋体" w:cs="宋体" w:hint="eastAsia"/>
          <w:color w:val="000000"/>
          <w:sz w:val="24"/>
          <w:szCs w:val="21"/>
        </w:rPr>
        <w:t>，</w:t>
      </w:r>
      <w:del w:id="5" w:author="yuanhaoliu" w:date="2023-09-12T11:35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delText>就需要</w:delText>
        </w:r>
      </w:del>
      <w:r>
        <w:rPr>
          <w:rFonts w:ascii="宋体" w:eastAsia="宋体" w:hAnsi="宋体" w:cs="宋体" w:hint="eastAsia"/>
          <w:color w:val="000000"/>
          <w:sz w:val="24"/>
          <w:szCs w:val="21"/>
        </w:rPr>
        <w:t>平台</w:t>
      </w:r>
      <w:ins w:id="6" w:author="Libin Zheng" w:date="2023-10-05T22:32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需要</w:t>
        </w:r>
      </w:ins>
      <w:ins w:id="7" w:author="Libin Zheng" w:date="2023-10-05T22:33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日常地对电单车进行</w:t>
        </w:r>
      </w:ins>
      <w:ins w:id="8" w:author="yuanhaoliu" w:date="2023-09-12T11:35:00Z">
        <w:del w:id="9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迫切的需要一种</w:delText>
          </w:r>
        </w:del>
      </w:ins>
      <w:ins w:id="10" w:author="yuanhaoliu" w:date="2023-09-12T11:36:00Z">
        <w:del w:id="11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成本低、效率高</w:delText>
          </w:r>
        </w:del>
      </w:ins>
      <w:ins w:id="12" w:author="yuanhaoliu" w:date="2023-09-12T11:35:00Z">
        <w:del w:id="13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的</w:delText>
          </w:r>
        </w:del>
      </w:ins>
      <w:ins w:id="14" w:author="yuanhaoliu" w:date="2023-09-12T11:36:00Z">
        <w:del w:id="15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优秀</w:delText>
          </w:r>
        </w:del>
      </w:ins>
      <w:ins w:id="16" w:author="Libin Zheng" w:date="2023-10-05T22:31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站</w:t>
        </w:r>
      </w:ins>
      <w:ins w:id="17" w:author="yuanhaoliu" w:date="2023-09-12T11:36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点到</w:t>
        </w:r>
      </w:ins>
      <w:ins w:id="18" w:author="Libin Zheng" w:date="2023-10-05T22:31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站</w:t>
        </w:r>
      </w:ins>
      <w:ins w:id="19" w:author="yuanhaoliu" w:date="2023-09-12T11:36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点</w:t>
        </w:r>
      </w:ins>
      <w:ins w:id="20" w:author="Libin Zheng" w:date="2023-10-05T22:31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的</w:t>
        </w:r>
      </w:ins>
      <w:ins w:id="21" w:author="Libin Zheng" w:date="2023-10-05T22:32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车辆</w:t>
        </w:r>
      </w:ins>
      <w:ins w:id="22" w:author="yuanhaoliu" w:date="2023-09-12T11:35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调度</w:t>
        </w:r>
        <w:del w:id="23" w:author="Libin Zheng" w:date="2023-10-05T22:33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策略</w:delText>
          </w:r>
        </w:del>
      </w:ins>
      <w:ins w:id="24" w:author="Libin Zheng" w:date="2023-10-05T22:32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，以根据不同区域用户用车需求情况优化</w:t>
        </w:r>
      </w:ins>
      <w:ins w:id="25" w:author="Libin Zheng" w:date="2023-10-05T22:34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电</w:t>
        </w:r>
      </w:ins>
      <w:ins w:id="26" w:author="Libin Zheng" w:date="2023-10-05T22:32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单车</w:t>
        </w:r>
      </w:ins>
      <w:ins w:id="27" w:author="Libin Zheng" w:date="2023-10-05T22:34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数量</w:t>
        </w:r>
      </w:ins>
      <w:ins w:id="28" w:author="Libin Zheng" w:date="2023-10-05T22:32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的布局</w:t>
        </w:r>
      </w:ins>
      <w:ins w:id="29" w:author="yuanhaoliu" w:date="2023-09-12T11:36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。</w:t>
        </w:r>
      </w:ins>
      <w:ins w:id="30" w:author="Libin Zheng" w:date="2023-10-05T22:33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显而易见，单车有效的调度前提是对其需求的精准预测，因此本发明的核心内容是</w:t>
        </w:r>
      </w:ins>
      <w:ins w:id="31" w:author="yuanhaoliu" w:date="2023-09-12T11:36:00Z">
        <w:del w:id="32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本发明研究</w:delText>
          </w:r>
        </w:del>
      </w:ins>
      <w:ins w:id="33" w:author="yuanhaoliu" w:date="2023-09-12T11:37:00Z">
        <w:del w:id="34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的是一个</w:delText>
          </w:r>
        </w:del>
      </w:ins>
      <w:ins w:id="35" w:author="yuanhaoliu" w:date="2023-09-12T11:36:00Z">
        <w:del w:id="36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调度策略的</w:delText>
          </w:r>
        </w:del>
      </w:ins>
      <w:ins w:id="37" w:author="yuanhaoliu" w:date="2023-09-12T11:37:00Z">
        <w:del w:id="38" w:author="Libin Zheng" w:date="2023-10-05T22:32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重要子问题</w:delText>
          </w:r>
        </w:del>
      </w:ins>
      <w:ins w:id="39" w:author="Libin Zheng" w:date="2023-10-05T22:33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对</w:t>
        </w:r>
      </w:ins>
      <w:ins w:id="40" w:author="yuanhaoliu" w:date="2023-09-12T11:37:00Z">
        <w:del w:id="41" w:author="Libin Zheng" w:date="2023-10-05T22:33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：</w:delText>
          </w:r>
        </w:del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共享电单车交通需求预测，包括电量需求预测和车辆数需求预测。</w:t>
        </w:r>
      </w:ins>
      <w:ins w:id="42" w:author="yuanhaoliu" w:date="2023-09-12T11:3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一个好的</w:t>
        </w:r>
      </w:ins>
      <w:del w:id="43" w:author="yuanhaoliu" w:date="2023-09-12T11:38:00Z">
        <w:r>
          <w:rPr>
            <w:rFonts w:ascii="宋体" w:eastAsia="宋体" w:hAnsi="宋体" w:cs="宋体"/>
            <w:color w:val="000000"/>
            <w:sz w:val="24"/>
            <w:szCs w:val="21"/>
          </w:rPr>
          <w:delText>做到防止出现诸如电单车站点无车可借，借到的车半路没电熄火等问题。综上所述，需要解决的问题是正确的调度共享电单车，并进行充放电。这就需要对共享电单车的换电需求和车辆需求做出预测。</w:delText>
        </w:r>
      </w:del>
    </w:p>
    <w:p w14:paraId="18E2E549" w14:textId="77777777" w:rsidR="009D4019" w:rsidRDefault="00000000">
      <w:pPr>
        <w:spacing w:line="360" w:lineRule="auto"/>
        <w:ind w:firstLineChars="200" w:firstLine="480"/>
        <w:rPr>
          <w:ins w:id="44" w:author="yuanhaoliu" w:date="2023-09-12T11:40:00Z"/>
          <w:rFonts w:ascii="宋体" w:eastAsia="宋体" w:hAnsi="宋体" w:cs="宋体"/>
          <w:color w:val="000000"/>
          <w:sz w:val="24"/>
          <w:szCs w:val="21"/>
        </w:rPr>
      </w:pPr>
      <w:ins w:id="45" w:author="yuanhaoliu" w:date="2023-09-12T11:3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预测方法应当准确、快速且敏锐，</w:t>
        </w:r>
      </w:ins>
      <w:ins w:id="46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本</w:t>
        </w:r>
      </w:ins>
      <w:ins w:id="47" w:author="yuanhaoliu" w:date="2023-09-12T11:40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团队</w:t>
        </w:r>
      </w:ins>
      <w:ins w:id="48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发现</w:t>
        </w:r>
      </w:ins>
      <w:ins w:id="49" w:author="yuanhaoliu" w:date="2023-09-12T11:3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这与</w:t>
        </w:r>
      </w:ins>
      <w:ins w:id="50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神经网络算法</w:t>
        </w:r>
      </w:ins>
      <w:ins w:id="51" w:author="yuanhaoliu" w:date="2023-09-28T10:3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运行</w:t>
        </w:r>
      </w:ins>
      <w:ins w:id="52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成本低</w:t>
        </w:r>
      </w:ins>
      <w:ins w:id="53" w:author="左晗 吴" w:date="2023-09-26T16:19:00Z">
        <w:del w:id="54" w:author="yuanhaoliu" w:date="2023-09-28T10:39:00Z">
          <w:r>
            <w:rPr>
              <w:rFonts w:ascii="宋体" w:eastAsia="宋体" w:hAnsi="宋体" w:cs="宋体" w:hint="eastAsia"/>
              <w:color w:val="000000"/>
              <w:sz w:val="24"/>
              <w:szCs w:val="21"/>
            </w:rPr>
            <w:delText>（这两个优点有待商榷）</w:delText>
          </w:r>
        </w:del>
      </w:ins>
      <w:ins w:id="55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、效果好</w:t>
        </w:r>
      </w:ins>
      <w:ins w:id="56" w:author="yuanhaoliu" w:date="2023-09-28T10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、敏感度</w:t>
        </w:r>
      </w:ins>
      <w:ins w:id="57" w:author="yuanhaoliu" w:date="2023-09-28T10:40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可调</w:t>
        </w:r>
      </w:ins>
      <w:ins w:id="58" w:author="yuanhaoliu" w:date="2023-09-12T11:39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的特点相匹配，</w:t>
        </w:r>
      </w:ins>
      <w:ins w:id="59" w:author="yuanhaoliu" w:date="2023-09-12T11:40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因此展开了深入研究和实践。</w:t>
        </w:r>
      </w:ins>
    </w:p>
    <w:p w14:paraId="5382E601" w14:textId="77777777" w:rsidR="009D4019" w:rsidRDefault="00000000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  <w:szCs w:val="21"/>
        </w:rPr>
      </w:pPr>
      <w:ins w:id="60" w:author="yuanhaoliu" w:date="2023-09-12T11:40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现有的技术中，</w:t>
        </w:r>
      </w:ins>
      <w:r>
        <w:rPr>
          <w:rFonts w:ascii="宋体" w:eastAsia="宋体" w:hAnsi="宋体" w:cs="宋体" w:hint="eastAsia"/>
          <w:color w:val="000000"/>
          <w:sz w:val="24"/>
          <w:szCs w:val="21"/>
        </w:rPr>
        <w:t>针对该领域，目前有</w:t>
      </w:r>
      <w:del w:id="61" w:author="John Farmer" w:date="2023-08-31T21:2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delText>以下几种</w:delText>
        </w:r>
      </w:del>
      <w:ins w:id="62" w:author="John Farmer" w:date="2023-08-31T21:28:00Z">
        <w:r>
          <w:rPr>
            <w:rFonts w:ascii="宋体" w:eastAsia="宋体" w:hAnsi="宋体" w:cs="宋体" w:hint="eastAsia"/>
            <w:color w:val="000000"/>
            <w:sz w:val="24"/>
            <w:szCs w:val="21"/>
          </w:rPr>
          <w:t>三种</w:t>
        </w:r>
      </w:ins>
      <w:r>
        <w:rPr>
          <w:rFonts w:ascii="宋体" w:eastAsia="宋体" w:hAnsi="宋体" w:cs="宋体" w:hint="eastAsia"/>
          <w:color w:val="000000"/>
          <w:sz w:val="24"/>
          <w:szCs w:val="21"/>
        </w:rPr>
        <w:t>主流方法。</w:t>
      </w:r>
    </w:p>
    <w:p w14:paraId="5FBE8EF3" w14:textId="77777777" w:rsidR="009D4019" w:rsidRDefault="00000000">
      <w:pPr>
        <w:spacing w:line="360" w:lineRule="auto"/>
        <w:ind w:firstLineChars="200" w:firstLine="480"/>
        <w:rPr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1"/>
        </w:rPr>
        <w:t>第一种方法是基于蒙特卡洛仿真，结合区域P</w:t>
      </w:r>
      <w:r>
        <w:rPr>
          <w:rFonts w:ascii="宋体" w:eastAsia="宋体" w:hAnsi="宋体" w:cs="宋体"/>
          <w:color w:val="000000"/>
          <w:sz w:val="24"/>
          <w:szCs w:val="21"/>
        </w:rPr>
        <w:t>OI</w:t>
      </w:r>
      <w:r>
        <w:rPr>
          <w:rFonts w:ascii="宋体" w:eastAsia="宋体" w:hAnsi="宋体" w:cs="宋体" w:hint="eastAsia"/>
          <w:color w:val="000000"/>
          <w:sz w:val="24"/>
          <w:szCs w:val="21"/>
        </w:rPr>
        <w:t>数据，进行换电需求预测，本质上是一种统计的方法；第二种方法是基于深度强化学习网络，建立一个可以根据用户历史数据，直接进行调度决策的网络，将“未满足用户需求数”和调度成本作为惩罚函数；第三种方法是基于图神经网络，预测共享单车站点的进出车辆数。</w:t>
      </w:r>
      <w:commentRangeStart w:id="63"/>
      <w:commentRangeEnd w:id="63"/>
      <w:r>
        <w:rPr>
          <w:rStyle w:val="af3"/>
          <w:b/>
          <w:bCs/>
        </w:rPr>
        <w:commentReference w:id="63"/>
      </w:r>
      <w:commentRangeStart w:id="64"/>
      <w:commentRangeEnd w:id="64"/>
      <w:r>
        <w:rPr>
          <w:rStyle w:val="af3"/>
          <w:b/>
          <w:bCs/>
        </w:rPr>
        <w:commentReference w:id="64"/>
      </w:r>
    </w:p>
    <w:p w14:paraId="78E5BCD6" w14:textId="77777777" w:rsidR="009D4019" w:rsidRDefault="00000000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color w:val="000000"/>
          <w:sz w:val="24"/>
          <w:szCs w:val="21"/>
        </w:rPr>
      </w:pPr>
      <w:ins w:id="65" w:author="Farmer John" w:date="2023-10-09T20:22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领先于这三种方法的，本专利</w:t>
        </w:r>
      </w:ins>
      <w:ins w:id="66" w:author="Farmer John" w:date="2023-10-09T20:23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进一步</w:t>
        </w:r>
      </w:ins>
      <w:ins w:id="67" w:author="Farmer John" w:date="2023-10-09T20:22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提出了</w:t>
        </w:r>
      </w:ins>
      <w:ins w:id="68" w:author="Farmer John" w:date="2023-10-09T20:23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“对用车里程进行预测”</w:t>
        </w:r>
      </w:ins>
      <w:ins w:id="69" w:author="Farmer John" w:date="2023-10-09T20:24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，从而给不同区域配置不同电池容量的单车，以适应不同区域不同</w:t>
        </w:r>
      </w:ins>
      <w:ins w:id="70" w:author="Farmer John" w:date="2023-10-09T20:25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强度</w:t>
        </w:r>
      </w:ins>
      <w:ins w:id="71" w:author="Farmer John" w:date="2023-10-09T20:24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的电单车</w:t>
        </w:r>
      </w:ins>
      <w:ins w:id="72" w:author="Farmer John" w:date="2023-10-09T20:25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电池</w:t>
        </w:r>
      </w:ins>
      <w:ins w:id="73" w:author="Farmer John" w:date="2023-10-09T20:24:00Z">
        <w:r>
          <w:rPr>
            <w:rFonts w:ascii="宋体" w:eastAsia="宋体" w:hAnsi="宋体" w:cs="宋体" w:hint="eastAsia"/>
            <w:b/>
            <w:bCs/>
            <w:color w:val="000000"/>
            <w:sz w:val="24"/>
          </w:rPr>
          <w:t>需求。</w:t>
        </w:r>
      </w:ins>
    </w:p>
    <w:p w14:paraId="208A6836" w14:textId="77777777" w:rsidR="009D4019" w:rsidRDefault="00000000">
      <w:pPr>
        <w:spacing w:line="360" w:lineRule="auto"/>
        <w:ind w:firstLineChars="200" w:firstLine="480"/>
        <w:rPr>
          <w:ins w:id="74" w:author="Farmer John" w:date="2023-10-09T20:22:00Z"/>
          <w:rFonts w:ascii="宋体" w:eastAsia="宋体" w:hAnsi="宋体" w:cs="宋体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这些方法还有其他问题，</w:t>
      </w:r>
      <w:del w:id="75" w:author="Farmer John" w:date="2023-10-09T20:15:00Z">
        <w:r>
          <w:rPr>
            <w:rFonts w:ascii="宋体" w:eastAsia="宋体" w:hAnsi="宋体" w:cs="宋体" w:hint="eastAsia"/>
            <w:color w:val="000000"/>
            <w:sz w:val="24"/>
          </w:rPr>
          <w:delText>都存在一定的缺陷，</w:delText>
        </w:r>
      </w:del>
      <w:r>
        <w:rPr>
          <w:rFonts w:ascii="宋体" w:eastAsia="宋体" w:hAnsi="宋体" w:cs="宋体" w:hint="eastAsia"/>
          <w:color w:val="000000"/>
          <w:sz w:val="24"/>
        </w:rPr>
        <w:t>以下逐一说明。第一，基于蒙特卡洛仿真的方法无法体现里程、行驶轨迹和消耗电量的关系，也无法利用天气、节假日等信息，预测效果有待提高；第二，基于</w:t>
      </w:r>
      <w:r>
        <w:rPr>
          <w:rFonts w:ascii="宋体" w:eastAsia="宋体" w:hAnsi="宋体" w:cs="宋体" w:hint="eastAsia"/>
          <w:color w:val="000000"/>
          <w:sz w:val="24"/>
          <w:szCs w:val="21"/>
        </w:rPr>
        <w:t>深度强化学习网络的方法中，难以准确统计“未满足用户需求数”，</w:t>
      </w:r>
      <w:r>
        <w:rPr>
          <w:rFonts w:ascii="宋体" w:eastAsia="宋体" w:hAnsi="宋体" w:cs="宋体" w:hint="eastAsia"/>
          <w:color w:val="000000"/>
          <w:sz w:val="24"/>
          <w:szCs w:val="21"/>
        </w:rPr>
        <w:lastRenderedPageBreak/>
        <w:t>对输入数据要求较为严苛；基于图神经网络的方法是针对共享单车的，没有考虑电量和里程的因素。</w:t>
      </w:r>
    </w:p>
    <w:p w14:paraId="78CCACDD" w14:textId="77777777" w:rsidR="009D4019" w:rsidRDefault="00000000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基于上述情况，本专利提出了一种基于多任务学习的共享电单车需求预测方法，</w:t>
      </w:r>
      <w:ins w:id="76" w:author="Farmer John" w:date="2023-10-09T20:25:00Z">
        <w:r>
          <w:rPr>
            <w:rFonts w:ascii="宋体" w:eastAsia="宋体" w:hAnsi="宋体" w:cs="宋体" w:hint="eastAsia"/>
            <w:color w:val="000000"/>
            <w:sz w:val="24"/>
          </w:rPr>
          <w:t>用单个模型</w:t>
        </w:r>
      </w:ins>
      <w:commentRangeStart w:id="77"/>
      <w:del w:id="78" w:author="Farmer John" w:date="2023-10-09T20:25:00Z">
        <w:r>
          <w:rPr>
            <w:rFonts w:ascii="宋体" w:eastAsia="宋体" w:hAnsi="宋体" w:cs="宋体" w:hint="eastAsia"/>
            <w:color w:val="000000"/>
            <w:sz w:val="24"/>
          </w:rPr>
          <w:delText>两个任务分别是</w:delText>
        </w:r>
      </w:del>
      <w:r>
        <w:rPr>
          <w:rFonts w:ascii="宋体" w:eastAsia="宋体" w:hAnsi="宋体" w:cs="宋体" w:hint="eastAsia"/>
          <w:color w:val="000000"/>
          <w:sz w:val="24"/>
        </w:rPr>
        <w:t>预测换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电需求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和</w:t>
      </w:r>
      <w:del w:id="79" w:author="Farmer John" w:date="2023-10-09T20:25:00Z">
        <w:r>
          <w:rPr>
            <w:rFonts w:ascii="宋体" w:eastAsia="宋体" w:hAnsi="宋体" w:cs="宋体" w:hint="eastAsia"/>
            <w:color w:val="000000"/>
            <w:sz w:val="24"/>
          </w:rPr>
          <w:delText>预测</w:delText>
        </w:r>
      </w:del>
      <w:r>
        <w:rPr>
          <w:rFonts w:ascii="宋体" w:eastAsia="宋体" w:hAnsi="宋体" w:cs="宋体" w:hint="eastAsia"/>
          <w:color w:val="000000"/>
          <w:sz w:val="24"/>
        </w:rPr>
        <w:t>车辆需求。</w:t>
      </w:r>
      <w:commentRangeEnd w:id="77"/>
      <w:r>
        <w:rPr>
          <w:rStyle w:val="af3"/>
        </w:rPr>
        <w:commentReference w:id="77"/>
      </w:r>
      <w:r>
        <w:rPr>
          <w:rFonts w:ascii="宋体" w:eastAsia="宋体" w:hAnsi="宋体" w:cs="宋体" w:hint="eastAsia"/>
          <w:color w:val="000000"/>
          <w:sz w:val="24"/>
        </w:rPr>
        <w:t>将用户出行数据、路网数据等数据输入时空图神经网络（STGNN），生成两个任务共享的隐藏层，并产生两个不同的输出层。使用共享隐藏层的目的是提高神经网络模型的泛化能力，同时减少过拟合的风险。</w:t>
      </w:r>
    </w:p>
    <w:p w14:paraId="1C930D42" w14:textId="77777777" w:rsidR="009D4019" w:rsidRDefault="009D4019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</w:rPr>
      </w:pPr>
    </w:p>
    <w:p w14:paraId="50706090" w14:textId="77777777" w:rsidR="009D4019" w:rsidRDefault="009D4019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</w:rPr>
      </w:pPr>
    </w:p>
    <w:p w14:paraId="02354803" w14:textId="77777777" w:rsidR="009D4019" w:rsidRDefault="00000000">
      <w:pPr>
        <w:pStyle w:val="af4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b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t>针对上述现有技术的</w:t>
      </w:r>
      <w:r>
        <w:rPr>
          <w:rFonts w:ascii="微软雅黑" w:eastAsia="微软雅黑" w:hAnsi="微软雅黑" w:cs="Times New Roman" w:hint="eastAsia"/>
          <w:b/>
          <w:color w:val="FF0000"/>
          <w:sz w:val="28"/>
          <w:szCs w:val="28"/>
        </w:rPr>
        <w:t>缺点</w:t>
      </w:r>
      <w:r>
        <w:rPr>
          <w:rFonts w:ascii="微软雅黑" w:eastAsia="微软雅黑" w:hAnsi="微软雅黑" w:cs="Times New Roman" w:hint="eastAsia"/>
          <w:b/>
          <w:sz w:val="28"/>
          <w:szCs w:val="28"/>
        </w:rPr>
        <w:t>，说明本发明所要解决的技术问题（</w:t>
      </w:r>
    </w:p>
    <w:p w14:paraId="51184A72" w14:textId="77777777" w:rsidR="009D4019" w:rsidRDefault="00000000">
      <w:pPr>
        <w:pStyle w:val="af4"/>
        <w:spacing w:line="360" w:lineRule="auto"/>
        <w:ind w:left="720" w:firstLineChars="0" w:firstLine="0"/>
        <w:rPr>
          <w:rFonts w:ascii="微软雅黑" w:eastAsia="微软雅黑" w:hAnsi="微软雅黑" w:cs="Times New Roman"/>
          <w:b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t>类似论文的摘要）</w:t>
      </w:r>
    </w:p>
    <w:p w14:paraId="2BECC977" w14:textId="77777777" w:rsidR="009D4019" w:rsidRDefault="00000000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本发明所要解决的技术问题是：针对共享电单车的需求预测问题，如何同时对电单车的数量和里程需求做预测？这是目前已有研究的空缺，它们只局限于共享单车的吞吐量预测，无法用于换电需求预测。</w:t>
      </w:r>
    </w:p>
    <w:p w14:paraId="35F9A0BD" w14:textId="77777777" w:rsidR="009D4019" w:rsidRDefault="00000000">
      <w:pPr>
        <w:spacing w:line="360" w:lineRule="auto"/>
        <w:ind w:firstLineChars="200" w:firstLine="480"/>
        <w:rPr>
          <w:rFonts w:ascii="微软雅黑" w:eastAsia="微软雅黑" w:hAnsi="微软雅黑" w:cs="Times New Roman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4"/>
        </w:rPr>
        <w:t>这是一个较新的细分领域，目前学术界的相近的研究大多用于共享单车和公共交通需求的预测，对共享电单车的</w:t>
      </w:r>
      <w:commentRangeStart w:id="80"/>
      <w:r>
        <w:rPr>
          <w:rFonts w:ascii="宋体" w:eastAsia="宋体" w:hAnsi="宋体" w:cs="宋体" w:hint="eastAsia"/>
          <w:color w:val="000000"/>
          <w:sz w:val="24"/>
        </w:rPr>
        <w:t>研究较少。另外，回顾现有技术，基于统计学的方法的预测效果一般，究其原因，是建模的假设过于理想，对已有的数据运用不足。而人工智能方向的两条路径：深度学习适用于调度路径规划，很难针对本问题建模；时空图神经网络是本</w:t>
      </w:r>
      <w:commentRangeEnd w:id="80"/>
      <w:r>
        <w:rPr>
          <w:rStyle w:val="af3"/>
        </w:rPr>
        <w:commentReference w:id="80"/>
      </w:r>
      <w:r>
        <w:rPr>
          <w:rFonts w:ascii="宋体" w:eastAsia="宋体" w:hAnsi="宋体" w:cs="宋体" w:hint="eastAsia"/>
          <w:color w:val="000000"/>
          <w:sz w:val="24"/>
        </w:rPr>
        <w:t>方法的实现路径之一。</w:t>
      </w:r>
    </w:p>
    <w:p w14:paraId="214B8138" w14:textId="77777777" w:rsidR="009D4019" w:rsidRDefault="00000000">
      <w:pPr>
        <w:numPr>
          <w:ilvl w:val="0"/>
          <w:numId w:val="1"/>
        </w:numPr>
        <w:spacing w:line="360" w:lineRule="auto"/>
        <w:rPr>
          <w:ins w:id="81" w:author="John Farmer" w:date="2023-05-29T12:57:00Z"/>
          <w:rFonts w:hAnsi="DejaVu Math TeX Gyre" w:cs="微软雅黑"/>
          <w:sz w:val="28"/>
          <w:szCs w:val="28"/>
          <w:lang w:eastAsia="zh-Hans"/>
        </w:rPr>
        <w:pPrChange w:id="82" w:author="John Farmer" w:date="2023-05-29T13:16:00Z">
          <w:pPr>
            <w:spacing w:line="360" w:lineRule="auto"/>
          </w:pPr>
        </w:pPrChange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t>本发明技术方案的详细阐述</w:t>
      </w:r>
      <w:r>
        <w:rPr>
          <w:rFonts w:ascii="微软雅黑" w:eastAsia="微软雅黑" w:hAnsi="微软雅黑" w:cs="Times New Roman" w:hint="eastAsia"/>
          <w:sz w:val="28"/>
          <w:szCs w:val="28"/>
        </w:rPr>
        <w:t>（如本发明涉及方法步骤，请提供流程图，并结合流程图详细描述本技术方案的实现步骤；附图应是线条图）2</w:t>
      </w:r>
    </w:p>
    <w:p w14:paraId="68A8FBA3" w14:textId="77777777" w:rsidR="009D4019" w:rsidRDefault="00000000">
      <w:pPr>
        <w:pStyle w:val="3"/>
        <w:numPr>
          <w:ilvl w:val="0"/>
          <w:numId w:val="2"/>
        </w:numPr>
      </w:pPr>
      <w:ins w:id="83" w:author="John Farmer" w:date="2023-05-29T12:57:00Z">
        <w:r>
          <w:rPr>
            <w:rFonts w:hint="eastAsia"/>
            <w:lang w:eastAsia="zh-Hans"/>
          </w:rPr>
          <w:t>问题</w:t>
        </w:r>
      </w:ins>
      <w:ins w:id="84" w:author="Farmer John" w:date="2023-10-09T21:50:00Z">
        <w:r>
          <w:rPr>
            <w:rFonts w:hint="eastAsia"/>
            <w:lang w:eastAsia="zh-Hans"/>
          </w:rPr>
          <w:t>建模</w:t>
        </w:r>
      </w:ins>
    </w:p>
    <w:p w14:paraId="35CA8231" w14:textId="77777777" w:rsidR="009D4019" w:rsidRDefault="00000000">
      <w:pPr>
        <w:pStyle w:val="af4"/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ins w:id="85" w:author="yuanhaoliu" w:date="2023-09-12T11:42:00Z">
        <w:r>
          <w:rPr>
            <w:rFonts w:ascii="宋体" w:eastAsia="宋体" w:hAnsi="宋体" w:cs="宋体" w:hint="eastAsia"/>
            <w:color w:val="000000"/>
            <w:sz w:val="24"/>
          </w:rPr>
          <w:t>本专利</w:t>
        </w:r>
      </w:ins>
      <w:del w:id="86" w:author="yuanhaoliu" w:date="2023-09-12T11:42:00Z">
        <w:r>
          <w:rPr>
            <w:rFonts w:ascii="宋体" w:eastAsia="宋体" w:hAnsi="宋体" w:cs="宋体" w:hint="eastAsia"/>
            <w:color w:val="000000"/>
            <w:sz w:val="24"/>
          </w:rPr>
          <w:delText>需要</w:delText>
        </w:r>
      </w:del>
      <w:r>
        <w:rPr>
          <w:rFonts w:ascii="宋体" w:eastAsia="宋体" w:hAnsi="宋体" w:cs="宋体" w:hint="eastAsia"/>
          <w:color w:val="000000"/>
          <w:sz w:val="24"/>
        </w:rPr>
        <w:t>训练一个</w:t>
      </w:r>
      <w:ins w:id="87" w:author="yuanhaoliu" w:date="2023-09-12T11:42:00Z">
        <w:r>
          <w:rPr>
            <w:rFonts w:ascii="宋体" w:eastAsia="宋体" w:hAnsi="宋体" w:cs="宋体" w:hint="eastAsia"/>
            <w:color w:val="000000"/>
            <w:sz w:val="24"/>
          </w:rPr>
          <w:t>时空图</w:t>
        </w:r>
      </w:ins>
      <w:ins w:id="88" w:author="John Farmer" w:date="2023-05-29T13:17:00Z">
        <w:r>
          <w:rPr>
            <w:rFonts w:ascii="宋体" w:eastAsia="宋体" w:hAnsi="宋体" w:cs="宋体" w:hint="eastAsia"/>
            <w:color w:val="000000"/>
            <w:sz w:val="24"/>
            <w:lang w:eastAsia="zh-Hans"/>
          </w:rPr>
          <w:t>神经网络</w:t>
        </w:r>
      </w:ins>
      <w:r>
        <w:rPr>
          <w:rFonts w:ascii="宋体" w:eastAsia="宋体" w:hAnsi="宋体" w:cs="宋体" w:hint="eastAsia"/>
          <w:color w:val="000000"/>
          <w:sz w:val="24"/>
        </w:rPr>
        <w:t>完成如下任务：输入前 m 天的历史数据，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输出第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m+1天地图各区域的电单车数量需求和电量需求。算法流程如下图所示：</w:t>
      </w:r>
    </w:p>
    <w:p w14:paraId="34F173CF" w14:textId="77777777" w:rsidR="009D4019" w:rsidRDefault="009D4019">
      <w:pPr>
        <w:pStyle w:val="af4"/>
        <w:spacing w:line="360" w:lineRule="auto"/>
        <w:ind w:firstLineChars="0"/>
        <w:rPr>
          <w:ins w:id="89" w:author="Farmer John" w:date="2023-10-09T22:09:00Z"/>
          <w:rFonts w:ascii="宋体" w:eastAsia="宋体" w:hAnsi="宋体" w:cs="宋体"/>
          <w:color w:val="000000"/>
          <w:sz w:val="24"/>
        </w:rPr>
      </w:pPr>
    </w:p>
    <w:p w14:paraId="2DF49628" w14:textId="77777777" w:rsidR="009D4019" w:rsidRDefault="00000000">
      <w:pPr>
        <w:pStyle w:val="af4"/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noProof/>
          <w:color w:val="000000"/>
          <w:sz w:val="24"/>
        </w:rPr>
        <w:lastRenderedPageBreak/>
        <w:drawing>
          <wp:inline distT="0" distB="0" distL="0" distR="0" wp14:anchorId="659C40AF" wp14:editId="366A737C">
            <wp:extent cx="5022850" cy="6278880"/>
            <wp:effectExtent l="0" t="0" r="6350" b="7620"/>
            <wp:docPr id="131883332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328" name="图形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96" cy="62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3AB9" w14:textId="77777777" w:rsidR="009D4019" w:rsidRDefault="00000000">
      <w:pPr>
        <w:pStyle w:val="a3"/>
        <w:spacing w:line="360" w:lineRule="auto"/>
        <w:ind w:firstLine="42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完整算法流程图</w:t>
      </w:r>
    </w:p>
    <w:p w14:paraId="4AA69BE8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首先做数据预处理，得到的是前 m 天的点到点的总里程和总需求数的时间片；随后分别通过蓝色单元和绿色单元，并行计算网格相似性和流的特征；最后合并的结果通过全连接层，输出预测的平均里程和吞吐量。</w:t>
      </w:r>
    </w:p>
    <w:p w14:paraId="74B7DECE" w14:textId="77777777" w:rsidR="009D4019" w:rsidRDefault="009D4019">
      <w:pPr>
        <w:ind w:firstLine="420"/>
        <w:rPr>
          <w:rFonts w:eastAsia="宋体"/>
        </w:rPr>
      </w:pPr>
    </w:p>
    <w:p w14:paraId="4CEB88A2" w14:textId="77777777" w:rsidR="009D4019" w:rsidRDefault="00000000">
      <w:pPr>
        <w:pStyle w:val="3"/>
        <w:numPr>
          <w:ilvl w:val="0"/>
          <w:numId w:val="2"/>
        </w:numPr>
      </w:pPr>
      <w:r>
        <w:rPr>
          <w:rFonts w:hint="eastAsia"/>
          <w:lang w:eastAsia="zh-Hans"/>
        </w:rPr>
        <w:lastRenderedPageBreak/>
        <w:t>数据预处理</w:t>
      </w:r>
    </w:p>
    <w:p w14:paraId="02E59C2D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数据预处理的目的是将数据集规整化。</w:t>
      </w:r>
    </w:p>
    <w:p w14:paraId="3DA51E59" w14:textId="77777777" w:rsidR="009D4019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时间粒度：1 天。观察统计数据发现，相比共享单车，电单车的订单量明显稀疏，换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电需求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约为每 2 天进行 1 次，因此将需求预测的时间粒度设为 1 天。</w:t>
      </w:r>
    </w:p>
    <w:p w14:paraId="028A186D" w14:textId="77777777" w:rsidR="009D4019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空间粒度：即地理意义上的预测的最小单位。考虑将地图网格化，按经纬度划分为若干个等长等宽的网格，并分配一一对应的网格 id。将所有订单的起终点映射到网格上，每个订单是一条网格到网格的连边。设网格的个数为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N</m:t>
        </m:r>
      </m:oMath>
      <w:r>
        <w:rPr>
          <w:rFonts w:ascii="宋体" w:eastAsia="宋体" w:hAnsi="宋体" w:cs="宋体" w:hint="eastAsia"/>
          <w:color w:val="000000"/>
          <w:sz w:val="24"/>
        </w:rPr>
        <w:t>。</w:t>
      </w:r>
    </w:p>
    <w:p w14:paraId="06D7BAC9" w14:textId="77777777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网格化对结果的影响较小。电动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单车桩在地图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上呈现局部聚集、整体零散的特点，距</w:t>
      </w:r>
      <w:r>
        <w:rPr>
          <w:rFonts w:ascii="宋体" w:eastAsia="宋体" w:hAnsi="宋体" w:cs="宋体" w:hint="eastAsia"/>
          <w:color w:val="000000"/>
          <w:sz w:val="24"/>
        </w:rPr>
        <w:tab/>
        <w:t>离较近的站点在用户视角可视作同一个站点。</w:t>
      </w:r>
    </w:p>
    <w:p w14:paraId="1D255271" w14:textId="77777777" w:rsidR="009D4019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订单里程：由数据集给出。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若数据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集缺失具体的行驶路线长度，则使用起点到终点的最短距离近似替代订单的里程。</w:t>
      </w:r>
    </w:p>
    <w:p w14:paraId="3BD883F8" w14:textId="77777777" w:rsidR="009D4019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时间片：设 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e</m:t>
        </m:r>
        <m:r>
          <w:rPr>
            <w:rFonts w:ascii="DejaVu Math TeX Gyre" w:eastAsia="宋体" w:hAnsi="DejaVu Math TeX Gyre" w:cs="宋体"/>
            <w:color w:val="000000"/>
            <w:sz w:val="24"/>
          </w:rPr>
          <m:t>_t</m:t>
        </m:r>
        <m:r>
          <w:rPr>
            <w:rFonts w:ascii="Cambria Math" w:eastAsia="宋体" w:hAnsi="Cambria Math" w:cs="宋体" w:hint="eastAsia"/>
            <w:color w:val="000000"/>
            <w:sz w:val="24"/>
          </w:rPr>
          <m:t>(i,j),f</m:t>
        </m:r>
        <m:r>
          <w:rPr>
            <w:rFonts w:ascii="DejaVu Math TeX Gyre" w:eastAsia="宋体" w:hAnsi="DejaVu Math TeX Gyre" w:cs="宋体"/>
            <w:color w:val="000000"/>
            <w:sz w:val="24"/>
          </w:rPr>
          <m:t>_t</m:t>
        </m:r>
        <m:r>
          <w:rPr>
            <w:rFonts w:ascii="Cambria Math" w:eastAsia="宋体" w:hAnsi="Cambria Math" w:cs="宋体" w:hint="eastAsia"/>
            <w:color w:val="000000"/>
            <w:sz w:val="24"/>
          </w:rPr>
          <m:t>(i,j)</m:t>
        </m:r>
      </m:oMath>
      <w:r>
        <w:rPr>
          <w:rFonts w:ascii="宋体" w:eastAsia="宋体" w:hAnsi="宋体" w:cs="宋体" w:hint="eastAsia"/>
          <w:color w:val="000000"/>
          <w:sz w:val="24"/>
        </w:rPr>
        <w:t xml:space="preserve"> 分别表示第 t 天从网格 </w:t>
      </w:r>
      <w:proofErr w:type="spellStart"/>
      <w:r>
        <w:rPr>
          <w:rFonts w:ascii="宋体" w:eastAsia="宋体" w:hAnsi="宋体" w:cs="宋体" w:hint="eastAsia"/>
          <w:color w:val="000000"/>
          <w:sz w:val="24"/>
        </w:rPr>
        <w:t>i</w:t>
      </w:r>
      <w:proofErr w:type="spellEnd"/>
      <w:r>
        <w:rPr>
          <w:rFonts w:ascii="宋体" w:eastAsia="宋体" w:hAnsi="宋体" w:cs="宋体" w:hint="eastAsia"/>
          <w:color w:val="000000"/>
          <w:sz w:val="24"/>
        </w:rPr>
        <w:t xml:space="preserve"> 流向网格 j 的总里程和总需求数。按时空粒度划分后，根据第 t 天的所有订单，用统计方法计算 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e</m:t>
        </m:r>
        <m:r>
          <w:rPr>
            <w:rFonts w:ascii="DejaVu Math TeX Gyre" w:eastAsia="宋体" w:hAnsi="DejaVu Math TeX Gyre" w:cs="宋体"/>
            <w:color w:val="000000"/>
            <w:sz w:val="24"/>
          </w:rPr>
          <m:t>_t</m:t>
        </m:r>
        <m:r>
          <w:rPr>
            <w:rFonts w:ascii="Cambria Math" w:eastAsia="宋体" w:hAnsi="Cambria Math" w:cs="宋体" w:hint="eastAsia"/>
            <w:color w:val="000000"/>
            <w:sz w:val="24"/>
          </w:rPr>
          <m:t>(i,j),f</m:t>
        </m:r>
        <m:r>
          <w:rPr>
            <w:rFonts w:ascii="DejaVu Math TeX Gyre" w:eastAsia="宋体" w:hAnsi="DejaVu Math TeX Gyre" w:cs="宋体"/>
            <w:color w:val="000000"/>
            <w:sz w:val="24"/>
          </w:rPr>
          <m:t>_t</m:t>
        </m:r>
        <m:r>
          <w:rPr>
            <w:rFonts w:ascii="Cambria Math" w:eastAsia="宋体" w:hAnsi="Cambria Math" w:cs="宋体" w:hint="eastAsia"/>
            <w:color w:val="000000"/>
            <w:sz w:val="24"/>
          </w:rPr>
          <m:t>(i,j)</m:t>
        </m:r>
      </m:oMath>
      <w:r>
        <w:rPr>
          <w:rFonts w:ascii="宋体" w:eastAsia="宋体" w:hAnsi="宋体" w:cs="宋体" w:hint="eastAsia"/>
          <w:color w:val="000000"/>
          <w:sz w:val="24"/>
        </w:rPr>
        <w:t xml:space="preserve"> 。注意到 </w:t>
      </w:r>
      <w:proofErr w:type="spellStart"/>
      <w:r>
        <w:rPr>
          <w:rFonts w:ascii="宋体" w:eastAsia="宋体" w:hAnsi="宋体" w:cs="宋体" w:hint="eastAsia"/>
          <w:color w:val="000000"/>
          <w:sz w:val="24"/>
        </w:rPr>
        <w:t>i</w:t>
      </w:r>
      <w:proofErr w:type="spellEnd"/>
      <w:r>
        <w:rPr>
          <w:rFonts w:ascii="宋体" w:eastAsia="宋体" w:hAnsi="宋体" w:cs="宋体" w:hint="eastAsia"/>
          <w:color w:val="000000"/>
          <w:sz w:val="24"/>
        </w:rPr>
        <w:t xml:space="preserve"> 和 j 是网格，被合并的订单的对应里程并不相同，所以 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e</m:t>
        </m:r>
        <m:r>
          <w:rPr>
            <w:rFonts w:ascii="Cambria Math" w:eastAsia="宋体" w:hAnsi="Cambria Math" w:cs="宋体"/>
            <w:color w:val="000000"/>
            <w:sz w:val="24"/>
          </w:rPr>
          <m:t>(i,j)</m:t>
        </m:r>
        <m:r>
          <w:rPr>
            <w:rFonts w:ascii="Cambria Math" w:eastAsia="宋体" w:hAnsi="Cambria Math" w:cs="宋体" w:hint="eastAsia"/>
            <w:color w:val="000000"/>
            <w:sz w:val="24"/>
          </w:rPr>
          <m:t xml:space="preserve"> </m:t>
        </m:r>
        <m:r>
          <w:rPr>
            <w:rFonts w:ascii="Cambria Math" w:eastAsia="宋体" w:hAnsi="Cambria Math" w:cs="宋体" w:hint="eastAsia"/>
            <w:color w:val="000000"/>
            <w:sz w:val="24"/>
          </w:rPr>
          <m:t>和</m:t>
        </m:r>
        <m:r>
          <w:rPr>
            <w:rFonts w:ascii="Cambria Math" w:eastAsia="宋体" w:hAnsi="Cambria Math" w:cs="宋体" w:hint="eastAsia"/>
            <w:color w:val="000000"/>
            <w:sz w:val="24"/>
          </w:rPr>
          <m:t xml:space="preserve"> </m:t>
        </m:r>
        <m:r>
          <w:rPr>
            <w:rFonts w:ascii="Cambria Math" w:eastAsia="宋体" w:hAnsi="Cambria Math" w:cs="宋体"/>
            <w:color w:val="000000"/>
            <w:sz w:val="24"/>
          </w:rPr>
          <m:t>f(i,j)</m:t>
        </m:r>
        <m:r>
          <w:rPr>
            <w:rFonts w:ascii="Cambria Math" w:eastAsia="宋体" w:hAnsi="Cambria Math" w:cs="宋体" w:hint="eastAsia"/>
            <w:color w:val="000000"/>
            <w:sz w:val="24"/>
          </w:rPr>
          <m:t xml:space="preserve"> </m:t>
        </m:r>
      </m:oMath>
      <w:r>
        <w:rPr>
          <w:rFonts w:ascii="宋体" w:eastAsia="宋体" w:hAnsi="宋体" w:cs="宋体" w:hint="eastAsia"/>
          <w:color w:val="000000"/>
          <w:sz w:val="24"/>
        </w:rPr>
        <w:t>需要分别计算，两者不存在简单的线性关系。</w:t>
      </w:r>
    </w:p>
    <w:p w14:paraId="7C4BA442" w14:textId="77777777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将同一时间的里程（或需求）的矩阵表示，称为时间片。</w:t>
      </w:r>
    </w:p>
    <w:p w14:paraId="7CE9745B" w14:textId="77777777" w:rsidR="009D4019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参数集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</m:t>
            </m:r>
          </m:sub>
        </m:sSub>
      </m:oMath>
      <w:r>
        <w:rPr>
          <w:rFonts w:ascii="宋体" w:eastAsia="宋体" w:hAnsi="宋体" w:cs="宋体" w:hint="eastAsia"/>
          <w:color w:val="000000"/>
          <w:sz w:val="24"/>
        </w:rPr>
        <w:t xml:space="preserve">：为便于阅读，下文将学习参数矩阵均以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W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sz w:val="24"/>
          </w:rPr>
          <m:t>,</m:t>
        </m:r>
        <m:r>
          <w:rPr>
            <w:rFonts w:ascii="Cambria Math" w:eastAsia="宋体" w:hAnsi="Cambria Math" w:cs="宋体" w:hint="eastAsia"/>
            <w:color w:val="000000"/>
            <w:sz w:val="24"/>
          </w:rPr>
          <m:t>…</m:t>
        </m:r>
      </m:oMath>
      <w:r>
        <w:rPr>
          <w:rFonts w:ascii="宋体" w:eastAsia="宋体" w:hAnsi="宋体" w:cs="宋体" w:hint="eastAsia"/>
          <w:color w:val="000000"/>
          <w:sz w:val="24"/>
        </w:rPr>
        <w:t>形式命名。其大小规模可能不同，下文将具体说明。</w:t>
      </w:r>
    </w:p>
    <w:p w14:paraId="76BA1592" w14:textId="77777777" w:rsidR="009D4019" w:rsidRDefault="009D4019">
      <w:pPr>
        <w:spacing w:line="360" w:lineRule="auto"/>
        <w:rPr>
          <w:rFonts w:ascii="宋体" w:eastAsia="宋体" w:hAnsi="宋体" w:cs="宋体"/>
          <w:color w:val="000000"/>
          <w:sz w:val="24"/>
        </w:rPr>
      </w:pPr>
    </w:p>
    <w:p w14:paraId="5BDA8AB5" w14:textId="27E9927B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本算法的核心部分，如上文图 2 所示，有三个独立单元：a. 基于流数据，计算流的总特征；b. 基于同一站点流数据，计算站点的相似性；c. 使用全连接层，输出预测的平均里程和吞吐量。</w:t>
      </w:r>
    </w:p>
    <w:p w14:paraId="6A082794" w14:textId="77777777" w:rsidR="009D4019" w:rsidRDefault="009D4019">
      <w:pPr>
        <w:spacing w:line="360" w:lineRule="auto"/>
        <w:ind w:firstLine="420"/>
        <w:rPr>
          <w:ins w:id="90" w:author="John Farmer" w:date="2023-05-29T12:57:00Z"/>
          <w:rFonts w:ascii="宋体" w:eastAsia="宋体" w:hAnsi="宋体" w:cs="宋体"/>
          <w:color w:val="000000"/>
          <w:sz w:val="24"/>
          <w:lang w:eastAsia="zh-Hans"/>
        </w:rPr>
      </w:pPr>
    </w:p>
    <w:p w14:paraId="55E35333" w14:textId="77777777" w:rsidR="009D4019" w:rsidRDefault="00000000">
      <w:pPr>
        <w:pStyle w:val="3"/>
        <w:numPr>
          <w:ilvl w:val="0"/>
          <w:numId w:val="2"/>
        </w:numPr>
      </w:pPr>
      <w:r>
        <w:rPr>
          <w:rFonts w:hint="eastAsia"/>
        </w:rPr>
        <w:t>神经网络单元的设计</w:t>
      </w:r>
    </w:p>
    <w:p w14:paraId="139CFCDB" w14:textId="251819BE" w:rsidR="00D671E9" w:rsidRPr="002B4A4E" w:rsidRDefault="00563507" w:rsidP="00231C8C">
      <w:pPr>
        <w:spacing w:line="360" w:lineRule="auto"/>
        <w:ind w:firstLine="420"/>
        <w:rPr>
          <w:rFonts w:ascii="宋体" w:eastAsia="宋体" w:hAnsi="宋体" w:cs="宋体" w:hint="eastAsia"/>
          <w:b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本专利</w:t>
      </w:r>
      <w:r w:rsidR="00816600" w:rsidRPr="00816600">
        <w:rPr>
          <w:rFonts w:ascii="宋体" w:eastAsia="宋体" w:hAnsi="宋体" w:cs="宋体" w:hint="eastAsia"/>
          <w:color w:val="000000"/>
          <w:sz w:val="24"/>
        </w:rPr>
        <w:t>采用的神经网络由三个功能单元构成</w:t>
      </w:r>
      <w:r>
        <w:rPr>
          <w:rFonts w:ascii="宋体" w:eastAsia="宋体" w:hAnsi="宋体" w:cs="宋体" w:hint="eastAsia"/>
          <w:color w:val="000000"/>
          <w:sz w:val="24"/>
        </w:rPr>
        <w:t>，</w:t>
      </w:r>
      <w:r w:rsidR="002B4A4E">
        <w:rPr>
          <w:rFonts w:ascii="宋体" w:eastAsia="宋体" w:hAnsi="宋体" w:cs="宋体" w:hint="eastAsia"/>
          <w:color w:val="000000"/>
          <w:sz w:val="24"/>
        </w:rPr>
        <w:t>不妨编号为单元3</w:t>
      </w:r>
      <w:r w:rsidR="002B4A4E">
        <w:rPr>
          <w:rFonts w:ascii="宋体" w:eastAsia="宋体" w:hAnsi="宋体" w:cs="宋体"/>
          <w:color w:val="000000"/>
          <w:sz w:val="24"/>
        </w:rPr>
        <w:t>.1~3.3</w:t>
      </w:r>
      <w:r w:rsidR="00FC677F">
        <w:rPr>
          <w:rFonts w:ascii="宋体" w:eastAsia="宋体" w:hAnsi="宋体" w:cs="宋体" w:hint="eastAsia"/>
          <w:color w:val="000000"/>
          <w:sz w:val="24"/>
        </w:rPr>
        <w:t>。</w:t>
      </w:r>
      <w:r w:rsidR="00F72A9A" w:rsidRPr="00F72A9A">
        <w:rPr>
          <w:rFonts w:ascii="宋体" w:eastAsia="宋体" w:hAnsi="宋体" w:cs="宋体" w:hint="eastAsia"/>
          <w:color w:val="000000"/>
          <w:sz w:val="24"/>
        </w:rPr>
        <w:t>其中，单元3.1用于计算流的总特征，单元3.2用于计算站点的相似性，单元3.3用于预测平均里程和吞吐</w:t>
      </w:r>
      <w:r w:rsidR="00F72A9A" w:rsidRPr="00F72A9A">
        <w:rPr>
          <w:rFonts w:ascii="宋体" w:eastAsia="宋体" w:hAnsi="宋体" w:cs="宋体" w:hint="eastAsia"/>
          <w:color w:val="000000"/>
          <w:sz w:val="24"/>
        </w:rPr>
        <w:lastRenderedPageBreak/>
        <w:t>量。下文将对这三个单元进行详细的介绍。</w:t>
      </w:r>
    </w:p>
    <w:p w14:paraId="0CFB9DBA" w14:textId="77777777" w:rsidR="009D4019" w:rsidRDefault="00000000">
      <w:pPr>
        <w:pStyle w:val="3"/>
        <w:numPr>
          <w:ilvl w:val="1"/>
          <w:numId w:val="2"/>
        </w:numPr>
      </w:pPr>
      <w:r>
        <w:rPr>
          <w:rFonts w:hint="eastAsia"/>
        </w:rPr>
        <w:t>单元</w:t>
      </w:r>
      <w:r>
        <w:rPr>
          <w:rFonts w:hint="eastAsia"/>
        </w:rPr>
        <w:t>3.1</w:t>
      </w:r>
      <w:r>
        <w:rPr>
          <w:rFonts w:hint="eastAsia"/>
        </w:rPr>
        <w:t>：计算流的总特征</w:t>
      </w:r>
    </w:p>
    <w:p w14:paraId="2BDEA603" w14:textId="53650DBE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如上文表述的数据预处理后，最终得到的是前 m 天的点到点的总里程和总需求数的时间片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 xml:space="preserve">e(i,j),f(i,j) </m:t>
        </m:r>
      </m:oMath>
      <w:r>
        <w:rPr>
          <w:rFonts w:ascii="宋体" w:eastAsia="宋体" w:hAnsi="宋体" w:cs="宋体" w:hint="eastAsia"/>
          <w:color w:val="000000"/>
          <w:sz w:val="24"/>
        </w:rPr>
        <w:t>。如下图3所示，使用长短期记忆的思想。对于短期记忆，提取临近的 t 天的需求时间片</w:t>
      </w:r>
      <m:oMath>
        <m:sSup>
          <m:sSupPr>
            <m:ctrlPr>
              <w:rPr>
                <w:rFonts w:ascii="DejaVu Math TeX Gyre" w:eastAsia="宋体" w:hAnsi="DejaVu Math TeX Gyre" w:cs="宋体"/>
                <w:i/>
                <w:color w:val="000000"/>
                <w:sz w:val="24"/>
              </w:rPr>
            </m:ctrlPr>
          </m:sSupPr>
          <m:e>
            <m: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A</m:t>
            </m:r>
            <m:ctrlPr>
              <w:rPr>
                <w:rFonts w:ascii="DejaVu Math TeX Gyre" w:eastAsia="宋体" w:hAnsi="DejaVu Math TeX Gyre" w:cs="宋体"/>
                <w:color w:val="000000"/>
                <w:sz w:val="24"/>
              </w:rPr>
            </m:ctrlPr>
          </m:e>
          <m:sup>
            <m:r>
              <w:rPr>
                <w:rFonts w:ascii="DejaVu Math TeX Gyre" w:eastAsia="宋体" w:hAnsi="DejaVu Math TeX Gyre" w:cs="宋体"/>
                <w:color w:val="000000"/>
                <w:sz w:val="24"/>
              </w:rPr>
              <m:t>S</m:t>
            </m:r>
          </m:sup>
        </m:sSup>
      </m:oMath>
      <w:r>
        <w:rPr>
          <w:rFonts w:ascii="宋体" w:eastAsia="宋体" w:hAnsi="宋体" w:cs="宋体" w:hint="eastAsia"/>
          <w:color w:val="000000"/>
          <w:sz w:val="24"/>
        </w:rPr>
        <w:t>,里程时间片</w:t>
      </w:r>
      <m:oMath>
        <m:sSup>
          <m:sSupPr>
            <m:ctrlPr>
              <w:rPr>
                <w:rFonts w:ascii="DejaVu Math TeX Gyre" w:eastAsia="宋体" w:hAnsi="DejaVu Math TeX Gyre" w:cs="宋体"/>
                <w:i/>
                <w:color w:val="000000"/>
                <w:sz w:val="24"/>
              </w:rPr>
            </m:ctrlPr>
          </m:sSupPr>
          <m:e>
            <m:r>
              <w:rPr>
                <w:rFonts w:ascii="DejaVu Math TeX Gyre" w:eastAsia="宋体" w:hAnsi="DejaVu Math TeX Gyre" w:cs="宋体"/>
                <w:color w:val="000000"/>
                <w:sz w:val="24"/>
              </w:rPr>
              <m:t>B</m:t>
            </m:r>
            <m:ctrlPr>
              <w:rPr>
                <w:rFonts w:ascii="DejaVu Math TeX Gyre" w:eastAsia="宋体" w:hAnsi="DejaVu Math TeX Gyre" w:cs="宋体"/>
                <w:color w:val="000000"/>
                <w:sz w:val="24"/>
              </w:rPr>
            </m:ctrlPr>
          </m:e>
          <m:sup>
            <m:r>
              <w:rPr>
                <w:rFonts w:ascii="DejaVu Math TeX Gyre" w:eastAsia="宋体" w:hAnsi="DejaVu Math TeX Gyre" w:cs="宋体"/>
                <w:color w:val="000000"/>
                <w:sz w:val="24"/>
              </w:rPr>
              <m:t>S</m:t>
            </m:r>
          </m:sup>
        </m:sSup>
      </m:oMath>
      <w:r>
        <w:rPr>
          <w:rFonts w:ascii="宋体" w:eastAsia="宋体" w:hAnsi="宋体" w:cs="宋体" w:hint="eastAsia"/>
          <w:color w:val="000000"/>
          <w:sz w:val="24"/>
        </w:rPr>
        <w:t>；对于长期记忆，从其余 m-t 天中尽可能等距的做 d 次抽取，得到需求时间片</w:t>
      </w:r>
      <m:oMath>
        <m:sSup>
          <m:sSupPr>
            <m:ctrlPr>
              <w:rPr>
                <w:rFonts w:ascii="DejaVu Math TeX Gyre" w:eastAsia="宋体" w:hAnsi="DejaVu Math TeX Gyre" w:cs="宋体"/>
                <w:i/>
                <w:color w:val="000000"/>
                <w:sz w:val="24"/>
              </w:rPr>
            </m:ctrlPr>
          </m:sSupPr>
          <m:e>
            <m: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A</m:t>
            </m:r>
            <m:ctrlPr>
              <w:rPr>
                <w:rFonts w:ascii="DejaVu Math TeX Gyre" w:eastAsia="宋体" w:hAnsi="DejaVu Math TeX Gyre" w:cs="宋体"/>
                <w:color w:val="000000"/>
                <w:sz w:val="24"/>
              </w:rPr>
            </m:ctrlPr>
          </m:e>
          <m:sup>
            <m: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L</m:t>
            </m:r>
          </m:sup>
        </m:sSup>
      </m:oMath>
      <w:r>
        <w:rPr>
          <w:rFonts w:ascii="宋体" w:eastAsia="宋体" w:hAnsi="宋体" w:cs="宋体" w:hint="eastAsia"/>
          <w:color w:val="000000"/>
          <w:sz w:val="24"/>
        </w:rPr>
        <w:t>,里程时间片</w:t>
      </w:r>
      <m:oMath>
        <m:sSup>
          <m:sSupPr>
            <m:ctrlPr>
              <w:rPr>
                <w:rFonts w:ascii="DejaVu Math TeX Gyre" w:eastAsia="宋体" w:hAnsi="DejaVu Math TeX Gyre" w:cs="宋体"/>
                <w:i/>
                <w:color w:val="000000"/>
                <w:sz w:val="24"/>
              </w:rPr>
            </m:ctrlPr>
          </m:sSupPr>
          <m:e>
            <m:r>
              <w:rPr>
                <w:rFonts w:ascii="DejaVu Math TeX Gyre" w:eastAsia="宋体" w:hAnsi="DejaVu Math TeX Gyre" w:cs="宋体"/>
                <w:color w:val="000000"/>
                <w:sz w:val="24"/>
              </w:rPr>
              <m:t>B</m:t>
            </m:r>
            <m:ctrlPr>
              <w:rPr>
                <w:rFonts w:ascii="DejaVu Math TeX Gyre" w:eastAsia="宋体" w:hAnsi="DejaVu Math TeX Gyre" w:cs="宋体"/>
                <w:color w:val="000000"/>
                <w:sz w:val="24"/>
              </w:rPr>
            </m:ctrlPr>
          </m:e>
          <m:sup>
            <m: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L</m:t>
            </m:r>
          </m:sup>
        </m:sSup>
      </m:oMath>
      <w:r>
        <w:rPr>
          <w:rFonts w:ascii="宋体" w:eastAsia="宋体" w:hAnsi="宋体" w:cs="宋体" w:hint="eastAsia"/>
          <w:color w:val="000000"/>
          <w:sz w:val="24"/>
        </w:rPr>
        <w:t>。</w:t>
      </w:r>
    </w:p>
    <w:p w14:paraId="66A76CFF" w14:textId="0556F8A9" w:rsidR="009D4019" w:rsidRDefault="00000000">
      <w:pPr>
        <w:spacing w:line="360" w:lineRule="auto"/>
        <w:ind w:firstLine="420"/>
        <w:rPr>
          <w:rFonts w:eastAsia="宋体" w:hAnsi="DejaVu Math TeX Gyre" w:cs="宋体"/>
          <w:color w:val="000000"/>
          <w:sz w:val="24"/>
        </w:rPr>
      </w:pPr>
      <w:r>
        <w:rPr>
          <w:rFonts w:eastAsia="宋体" w:hAnsi="DejaVu Math TeX Gyre" w:cs="宋体" w:hint="eastAsia"/>
          <w:color w:val="000000"/>
          <w:sz w:val="24"/>
        </w:rPr>
        <w:t>考虑具有不同大小卷积核的卷积神经网络，分别使用</w:t>
      </w:r>
      <w:r>
        <w:rPr>
          <w:rFonts w:eastAsia="宋体" w:hAnsi="DejaVu Math TeX Gyre" w:cs="宋体" w:hint="eastAsia"/>
          <w:color w:val="000000"/>
          <w:sz w:val="24"/>
        </w:rPr>
        <w:t xml:space="preserve"> 1*1 </w:t>
      </w:r>
      <w:r>
        <w:rPr>
          <w:rFonts w:eastAsia="宋体" w:hAnsi="DejaVu Math TeX Gyre" w:cs="宋体" w:hint="eastAsia"/>
          <w:color w:val="000000"/>
          <w:sz w:val="24"/>
        </w:rPr>
        <w:t>卷积核和</w:t>
      </w:r>
      <w:r>
        <w:rPr>
          <w:rFonts w:eastAsia="宋体" w:hAnsi="DejaVu Math TeX Gyre" w:cs="宋体" w:hint="eastAsia"/>
          <w:color w:val="000000"/>
          <w:sz w:val="24"/>
        </w:rPr>
        <w:t xml:space="preserve"> 3*3 </w:t>
      </w:r>
      <w:r>
        <w:rPr>
          <w:rFonts w:eastAsia="宋体" w:hAnsi="DejaVu Math TeX Gyre" w:cs="宋体" w:hint="eastAsia"/>
          <w:color w:val="000000"/>
          <w:sz w:val="24"/>
        </w:rPr>
        <w:t>卷积核，以学习点特征，最后合并输出。</w:t>
      </w:r>
    </w:p>
    <w:p w14:paraId="400D5A30" w14:textId="051BAB74" w:rsidR="009D4019" w:rsidRPr="00253814" w:rsidRDefault="001316FB" w:rsidP="00253814">
      <w:pPr>
        <w:spacing w:line="360" w:lineRule="auto"/>
        <w:ind w:firstLine="420"/>
        <w:rPr>
          <w:rFonts w:eastAsia="宋体" w:hAnsi="DejaVu Math TeX Gyre" w:cs="宋体" w:hint="eastAsia"/>
          <w:color w:val="000000"/>
          <w:sz w:val="24"/>
        </w:rPr>
      </w:pPr>
      <w:r>
        <w:rPr>
          <w:rFonts w:eastAsia="宋体" w:hAnsi="DejaVu Math TeX Gyre" w:cs="宋体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547308" wp14:editId="34C2D067">
                <wp:simplePos x="0" y="0"/>
                <wp:positionH relativeFrom="column">
                  <wp:posOffset>5362406</wp:posOffset>
                </wp:positionH>
                <wp:positionV relativeFrom="paragraph">
                  <wp:posOffset>1686640</wp:posOffset>
                </wp:positionV>
                <wp:extent cx="1116957" cy="298450"/>
                <wp:effectExtent l="0" t="0" r="0" b="6350"/>
                <wp:wrapNone/>
                <wp:docPr id="12763131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957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7AEDE" w14:textId="1C8CF15A" w:rsidR="00154B5B" w:rsidRPr="001316FB" w:rsidRDefault="00154B5B" w:rsidP="00154B5B">
                            <w:pPr>
                              <w:rPr>
                                <w:rFonts w:hint="eastAsia"/>
                                <w:i/>
                                <w:sz w:val="20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Combine(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,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,S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54730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22.25pt;margin-top:132.8pt;width:87.95pt;height:23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" filled="f" stroked="f">
                <v:textbox style="mso-fit-shape-to-text:t">
                  <w:txbxContent>
                    <w:p w14:paraId="23F7AEDE" w14:textId="1C8CF15A" w:rsidR="00154B5B" w:rsidRPr="001316FB" w:rsidRDefault="00154B5B" w:rsidP="00154B5B">
                      <w:pPr>
                        <w:rPr>
                          <w:rFonts w:hint="eastAsia"/>
                          <w:i/>
                          <w:sz w:val="20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Combine(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,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,S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="宋体" w:hAnsi="DejaVu Math TeX Gyre" w:cs="宋体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B3319" wp14:editId="7E065B7E">
                <wp:simplePos x="0" y="0"/>
                <wp:positionH relativeFrom="column">
                  <wp:posOffset>5194573</wp:posOffset>
                </wp:positionH>
                <wp:positionV relativeFrom="paragraph">
                  <wp:posOffset>465511</wp:posOffset>
                </wp:positionV>
                <wp:extent cx="982980" cy="496570"/>
                <wp:effectExtent l="0" t="0" r="0" b="0"/>
                <wp:wrapNone/>
                <wp:docPr id="4614553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20795" w14:textId="7E9CAF38" w:rsidR="00202378" w:rsidRPr="00202378" w:rsidRDefault="00202378"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流数据特征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B3319" id="_x0000_s1027" type="#_x0000_t202" style="position:absolute;left:0;text-align:left;margin-left:409pt;margin-top:36.65pt;width:77.4pt;height:3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" filled="f" stroked="f">
                <v:textbox style="mso-fit-shape-to-text:t">
                  <w:txbxContent>
                    <w:p w14:paraId="12820795" w14:textId="7E9CAF38" w:rsidR="00202378" w:rsidRPr="00202378" w:rsidRDefault="00202378">
                      <w:pPr>
                        <w:rPr>
                          <w:rFonts w:hint="eastAsia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流数据特征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="宋体" w:hAnsi="DejaVu Math TeX Gyre" w:cs="宋体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B3F909" wp14:editId="73BE288E">
                <wp:simplePos x="0" y="0"/>
                <wp:positionH relativeFrom="column">
                  <wp:posOffset>4951505</wp:posOffset>
                </wp:positionH>
                <wp:positionV relativeFrom="paragraph">
                  <wp:posOffset>2062818</wp:posOffset>
                </wp:positionV>
                <wp:extent cx="1226820" cy="496570"/>
                <wp:effectExtent l="0" t="0" r="0" b="0"/>
                <wp:wrapNone/>
                <wp:docPr id="2775151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62A06" w14:textId="37C26D8B" w:rsidR="00202378" w:rsidRPr="00202378" w:rsidRDefault="00202378" w:rsidP="00202378"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里程数据特征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3F909" id="_x0000_s1028" type="#_x0000_t202" style="position:absolute;left:0;text-align:left;margin-left:389.9pt;margin-top:162.45pt;width:96.6pt;height:3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" filled="f" stroked="f">
                <v:textbox style="mso-fit-shape-to-text:t">
                  <w:txbxContent>
                    <w:p w14:paraId="77862A06" w14:textId="37C26D8B" w:rsidR="00202378" w:rsidRPr="00202378" w:rsidRDefault="00202378" w:rsidP="00202378">
                      <w:pPr>
                        <w:rPr>
                          <w:rFonts w:hint="eastAsia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里程数据特征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2378">
        <w:rPr>
          <w:rFonts w:eastAsia="宋体" w:hAnsi="DejaVu Math TeX Gyre" w:cs="宋体"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DFDA59" wp14:editId="474B720C">
                <wp:simplePos x="0" y="0"/>
                <wp:positionH relativeFrom="column">
                  <wp:posOffset>599424</wp:posOffset>
                </wp:positionH>
                <wp:positionV relativeFrom="paragraph">
                  <wp:posOffset>286104</wp:posOffset>
                </wp:positionV>
                <wp:extent cx="2245215" cy="3945769"/>
                <wp:effectExtent l="0" t="0" r="0" b="0"/>
                <wp:wrapNone/>
                <wp:docPr id="956319273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5215" cy="3945769"/>
                          <a:chOff x="0" y="0"/>
                          <a:chExt cx="2245215" cy="3945769"/>
                        </a:xfrm>
                      </wpg:grpSpPr>
                      <pic:pic xmlns:pic="http://schemas.openxmlformats.org/drawingml/2006/picture">
                        <pic:nvPicPr>
                          <pic:cNvPr id="1087166959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7" t="7118" r="90544" b="78658"/>
                          <a:stretch/>
                        </pic:blipFill>
                        <pic:spPr bwMode="auto">
                          <a:xfrm>
                            <a:off x="0" y="2488557"/>
                            <a:ext cx="415925" cy="450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2453818" name="图片 12124538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39" t="4559" r="48952" b="81217"/>
                          <a:stretch/>
                        </pic:blipFill>
                        <pic:spPr bwMode="auto">
                          <a:xfrm>
                            <a:off x="1753564" y="3495554"/>
                            <a:ext cx="415925" cy="450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73578664" name="组合 3"/>
                        <wpg:cNvGrpSpPr/>
                        <wpg:grpSpPr>
                          <a:xfrm>
                            <a:off x="1817225" y="0"/>
                            <a:ext cx="427990" cy="2700197"/>
                            <a:chOff x="0" y="0"/>
                            <a:chExt cx="427990" cy="2700197"/>
                          </a:xfrm>
                        </wpg:grpSpPr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37" y="0"/>
                              <a:ext cx="32385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C0233" w14:textId="1D44EFED" w:rsidR="00D072CE" w:rsidRDefault="00D072CE"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i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DejaVu Math TeX Gyre" w:eastAsia="宋体" w:hAnsi="DejaVu Math TeX Gyre" w:cs="宋体" w:hint="eastAsia"/>
                                            <w:color w:val="000000"/>
                                            <w:sz w:val="24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DejaVu Math TeX Gyre" w:eastAsia="宋体" w:hAnsi="DejaVu Math TeX Gyre" w:cs="宋体" w:hint="eastAsia"/>
                                            <w:color w:val="000000"/>
                                            <w:sz w:val="24"/>
                                          </w:rPr>
                                          <m:t>L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3985190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77119"/>
                              <a:ext cx="42799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6055BA" w14:textId="2B882204" w:rsidR="00D072CE" w:rsidRDefault="00D072CE" w:rsidP="00D072CE"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i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DejaVu Math TeX Gyre" w:eastAsia="宋体" w:hAnsi="DejaVu Math TeX Gyre" w:cs="宋体" w:hint="eastAsia"/>
                                            <w:color w:val="000000"/>
                                            <w:sz w:val="24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  <m:t>S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2533386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37" y="1655179"/>
                              <a:ext cx="32385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BDE251" w14:textId="171FA807" w:rsidR="00D072CE" w:rsidRDefault="00D072CE" w:rsidP="00D072CE"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i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DejaVu Math TeX Gyre" w:eastAsia="宋体" w:hAnsi="DejaVu Math TeX Gyre" w:cs="宋体" w:hint="eastAsia"/>
                                            <w:color w:val="000000"/>
                                            <w:sz w:val="24"/>
                                          </w:rPr>
                                          <m:t>L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040220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401747"/>
                              <a:ext cx="42799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27AC2C" w14:textId="5AAB3FC0" w:rsidR="00D072CE" w:rsidRDefault="00D072CE" w:rsidP="00D072CE"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i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DejaVu Math TeX Gyre" w:eastAsia="宋体" w:hAnsi="DejaVu Math TeX Gyre" w:cs="宋体"/>
                                            <w:color w:val="000000"/>
                                            <w:sz w:val="24"/>
                                          </w:rPr>
                                          <m:t>S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DFDA59" id="组合 4" o:spid="_x0000_s1029" style="position:absolute;left:0;text-align:left;margin-left:47.2pt;margin-top:22.55pt;width:176.8pt;height:310.7pt;z-index:251663360" coordsize="22452,39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Mw9IgAAAD/dFJOU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30" type="#_x0000_t75" style="position:absolute;top:24885;width:4159;height: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">
                  <v:imagedata r:id="rId14" o:title="" croptop="4665f" cropbottom="51549f" cropleft="1735f" cropright="59339f"/>
                </v:shape>
                <v:shape id="图片 1212453818" o:spid="_x0000_s1031" type="#_x0000_t75" style="position:absolute;left:17535;top:34955;width:4159;height: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">
                  <v:imagedata r:id="rId14" o:title="" croptop="2988f" cropbottom="53226f" cropleft="28992f" cropright="32081f"/>
                </v:shape>
                <v:group id="组合 3" o:spid="_x0000_s1032" style="position:absolute;left:18172;width:4280;height:27001" coordsize="4279,27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">
                  <v:shape id="_x0000_s1033" type="#_x0000_t202" style="position:absolute;left:289;width:323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11EC0233" w14:textId="1D44EFED" w:rsidR="00D072CE" w:rsidRDefault="00D072CE"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DejaVu Math TeX Gyre" w:eastAsia="宋体" w:hAnsi="DejaVu Math TeX Gyre" w:cs="宋体"/>
                                      <w:i/>
                                      <w:color w:val="00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DejaVu Math TeX Gyre" w:eastAsia="宋体" w:hAnsi="DejaVu Math TeX Gyre" w:cs="宋体" w:hint="eastAsia"/>
                                      <w:color w:val="000000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DejaVu Math TeX Gyre" w:eastAsia="宋体" w:hAnsi="DejaVu Math TeX Gyre" w:cs="宋体" w:hint="eastAsia"/>
                                      <w:color w:val="000000"/>
                                      <w:sz w:val="24"/>
                                    </w:rPr>
                                    <m:t>L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shape id="_x0000_s1034" type="#_x0000_t202" style="position:absolute;top:6771;width:427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" filled="f" stroked="f">
                    <v:textbox style="mso-fit-shape-to-text:t">
                      <w:txbxContent>
                        <w:p w14:paraId="5D6055BA" w14:textId="2B882204" w:rsidR="00D072CE" w:rsidRDefault="00D072CE" w:rsidP="00D072CE"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DejaVu Math TeX Gyre" w:eastAsia="宋体" w:hAnsi="DejaVu Math TeX Gyre" w:cs="宋体"/>
                                      <w:i/>
                                      <w:color w:val="00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DejaVu Math TeX Gyre" w:eastAsia="宋体" w:hAnsi="DejaVu Math TeX Gyre" w:cs="宋体" w:hint="eastAsia"/>
                                      <w:color w:val="000000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  <m:t>S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shape id="_x0000_s1035" type="#_x0000_t202" style="position:absolute;left:289;top:16551;width:323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" filled="f" stroked="f">
                    <v:textbox style="mso-fit-shape-to-text:t">
                      <w:txbxContent>
                        <w:p w14:paraId="60BDE251" w14:textId="171FA807" w:rsidR="00D072CE" w:rsidRDefault="00D072CE" w:rsidP="00D072CE"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DejaVu Math TeX Gyre" w:eastAsia="宋体" w:hAnsi="DejaVu Math TeX Gyre" w:cs="宋体"/>
                                      <w:i/>
                                      <w:color w:val="00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DejaVu Math TeX Gyre" w:eastAsia="宋体" w:hAnsi="DejaVu Math TeX Gyre" w:cs="宋体" w:hint="eastAsia"/>
                                      <w:color w:val="000000"/>
                                      <w:sz w:val="24"/>
                                    </w:rPr>
                                    <m:t>L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shape id="_x0000_s1036" type="#_x0000_t202" style="position:absolute;top:24017;width:427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" filled="f" stroked="f">
                    <v:textbox style="mso-fit-shape-to-text:t">
                      <w:txbxContent>
                        <w:p w14:paraId="6D27AC2C" w14:textId="5AAB3FC0" w:rsidR="00D072CE" w:rsidRDefault="00D072CE" w:rsidP="00D072CE">
                          <m:oMathPara>
                            <m:oMath>
                              <m:sSup>
                                <m:sSupPr>
                                  <m:ctrlPr>
                                    <w:rPr>
                                      <w:rFonts w:ascii="DejaVu Math TeX Gyre" w:eastAsia="宋体" w:hAnsi="DejaVu Math TeX Gyre" w:cs="宋体"/>
                                      <w:i/>
                                      <w:color w:val="00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DejaVu Math TeX Gyre" w:eastAsia="宋体" w:hAnsi="DejaVu Math TeX Gyre" w:cs="宋体"/>
                                      <w:color w:val="000000"/>
                                      <w:sz w:val="24"/>
                                    </w:rPr>
                                    <m:t>S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714AD">
        <w:rPr>
          <w:rFonts w:eastAsia="宋体" w:hAnsi="DejaVu Math TeX Gyre" w:cs="宋体"/>
          <w:noProof/>
          <w:color w:val="000000"/>
          <w:sz w:val="24"/>
        </w:rPr>
        <w:drawing>
          <wp:inline distT="0" distB="0" distL="0" distR="0" wp14:anchorId="34D98D36" wp14:editId="1B1027DC">
            <wp:extent cx="6345836" cy="4618146"/>
            <wp:effectExtent l="0" t="0" r="0" b="0"/>
            <wp:docPr id="83286218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2189" name="图形 8328621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396" cy="46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BE53" w14:textId="77777777" w:rsidR="009D4019" w:rsidRDefault="00000000">
      <w:pPr>
        <w:pStyle w:val="a3"/>
        <w:spacing w:line="360" w:lineRule="auto"/>
        <w:ind w:firstLine="42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计算流的总特征的流程图</w:t>
      </w:r>
    </w:p>
    <w:p w14:paraId="2F0CDEF1" w14:textId="77777777" w:rsidR="00253814" w:rsidRDefault="00253814" w:rsidP="00253814"/>
    <w:p w14:paraId="53AF7594" w14:textId="77777777" w:rsidR="00253814" w:rsidRPr="00253814" w:rsidRDefault="00253814" w:rsidP="00253814">
      <w:pPr>
        <w:rPr>
          <w:rFonts w:hint="eastAsia"/>
        </w:rPr>
      </w:pPr>
    </w:p>
    <w:p w14:paraId="37175CA8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lastRenderedPageBreak/>
        <w:t>使用的卷积公式如下：</w:t>
      </w:r>
    </w:p>
    <w:p w14:paraId="164A5F18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</m:acc>
              <m:ctrlPr>
                <w:rPr>
                  <w:rFonts w:ascii="Cambria Math" w:eastAsia="宋体" w:hAnsi="Cambria Math" w:cs="宋体"/>
                  <w:color w:val="000000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sz w:val="24"/>
                </w:rPr>
                <m:t>i</m:t>
              </m:r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sz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sz w:val="24"/>
                </w:rPr>
                <m:t>S</m:t>
              </m:r>
            </m:sup>
          </m:sSubSup>
          <m:r>
            <w:rPr>
              <w:rFonts w:ascii="Cambria Math" w:eastAsia="宋体" w:hAnsi="Cambria Math" w:cs="宋体"/>
              <w:color w:val="000000"/>
              <w:sz w:val="24"/>
            </w:rPr>
            <m:t>​=σ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k=1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n=-1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ub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1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m=-1</m:t>
                          </m: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1</m:t>
                          </m: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k,i+m,j+n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S</m:t>
                              </m:r>
                            </m:sup>
                          </m:sSubSup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e>
                  </m:nary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1,k,m,n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e>
              </m:nary>
            </m:e>
          </m:d>
          <m:r>
            <w:rPr>
              <w:rFonts w:ascii="Cambria Math" w:eastAsia="宋体" w:hAnsi="Cambria Math" w:cs="宋体"/>
              <w:color w:val="000000"/>
              <w:sz w:val="24"/>
            </w:rPr>
            <m:t>+σ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k=1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t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k,i,j</m:t>
                      </m:r>
                    </m:sub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e>
              </m:nary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2,k</m:t>
                  </m:r>
                </m:sub>
              </m:sSub>
            </m:e>
          </m:d>
          <m:r>
            <w:rPr>
              <w:rFonts w:ascii="Cambria Math" w:eastAsia="宋体" w:hAnsi="Cambria Math" w:cs="宋体"/>
              <w:color w:val="000000"/>
              <w:sz w:val="24"/>
            </w:rPr>
            <m:t>​​</m:t>
          </m:r>
        </m:oMath>
      </m:oMathPara>
    </w:p>
    <w:p w14:paraId="1E11ABF3" w14:textId="77777777" w:rsidR="009D4019" w:rsidRDefault="00000000">
      <w:pPr>
        <w:spacing w:line="360" w:lineRule="auto"/>
        <w:ind w:firstLine="420"/>
        <w:rPr>
          <w:rFonts w:eastAsia="宋体" w:hAnsi="DejaVu Math TeX Gyre" w:cs="宋体"/>
          <w:iCs/>
          <w:color w:val="000000"/>
          <w:sz w:val="24"/>
        </w:rPr>
      </w:pPr>
      <w:r>
        <w:rPr>
          <w:rFonts w:eastAsia="宋体" w:hAnsi="DejaVu Math TeX Gyre" w:cs="宋体" w:hint="eastAsia"/>
          <w:color w:val="000000"/>
          <w:sz w:val="24"/>
        </w:rPr>
        <w:t>此处矩阵</w:t>
      </w:r>
      <m:oMath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A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k</m:t>
            </m:r>
          </m:sub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S</m:t>
            </m:r>
          </m:sup>
        </m:sSubSup>
      </m:oMath>
      <w:r>
        <w:rPr>
          <w:rFonts w:eastAsia="宋体" w:hAnsi="DejaVu Math TeX Gyre" w:cs="宋体" w:hint="eastAsia"/>
          <w:color w:val="000000"/>
          <w:sz w:val="24"/>
        </w:rPr>
        <w:t>是第</w:t>
      </w:r>
      <w:r>
        <w:rPr>
          <w:rFonts w:eastAsia="宋体" w:hAnsi="DejaVu Math TeX Gyre" w:cs="宋体" w:hint="eastAsia"/>
          <w:color w:val="000000"/>
          <w:sz w:val="24"/>
        </w:rPr>
        <w:t>k</w:t>
      </w:r>
      <w:proofErr w:type="gramStart"/>
      <w:r>
        <w:rPr>
          <w:rFonts w:eastAsia="宋体" w:hAnsi="DejaVu Math TeX Gyre" w:cs="宋体" w:hint="eastAsia"/>
          <w:color w:val="000000"/>
          <w:sz w:val="24"/>
        </w:rPr>
        <w:t>个</w:t>
      </w:r>
      <w:proofErr w:type="gramEnd"/>
      <w:r>
        <w:rPr>
          <w:rFonts w:eastAsia="宋体" w:hAnsi="DejaVu Math TeX Gyre" w:cs="宋体" w:hint="eastAsia"/>
          <w:color w:val="000000"/>
          <w:sz w:val="24"/>
        </w:rPr>
        <w:t>时间片</w:t>
      </w:r>
      <w:r>
        <w:rPr>
          <w:rFonts w:eastAsia="宋体" w:hAnsi="DejaVu Math TeX Gyre" w:cs="宋体" w:hint="eastAsia"/>
          <w:color w:val="000000"/>
          <w:sz w:val="24"/>
        </w:rPr>
        <w:t>,</w:t>
      </w:r>
      <m:oMath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A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k</m:t>
            </m:r>
          </m:sub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S</m:t>
            </m:r>
          </m:sup>
        </m:sSub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t*3*3</m:t>
            </m:r>
          </m:sup>
        </m:sSup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t*1*1</m:t>
            </m:r>
          </m:sup>
        </m:sSup>
      </m:oMath>
      <w:r>
        <w:rPr>
          <w:rFonts w:eastAsia="宋体" w:hAnsi="DejaVu Math TeX Gyre" w:cs="宋体" w:hint="eastAsia"/>
          <w:color w:val="000000"/>
          <w:sz w:val="24"/>
        </w:rPr>
        <w:t>是可学习参数，</w:t>
      </w:r>
      <m:oMath>
        <m:r>
          <w:rPr>
            <w:rFonts w:ascii="Cambria Math" w:eastAsia="宋体" w:hAnsi="Cambria Math" w:cs="宋体"/>
            <w:color w:val="000000"/>
            <w:sz w:val="24"/>
          </w:rPr>
          <m:t>σ</m:t>
        </m:r>
      </m:oMath>
      <w:r>
        <w:rPr>
          <w:rFonts w:eastAsia="宋体" w:hAnsi="DejaVu Math TeX Gyre" w:cs="宋体"/>
          <w:iCs/>
          <w:color w:val="000000"/>
          <w:sz w:val="24"/>
        </w:rPr>
        <w:t>(</w:t>
      </w:r>
      <w:r>
        <w:rPr>
          <w:rFonts w:eastAsia="宋体" w:hAnsi="DejaVu Math TeX Gyre" w:cs="宋体" w:hint="eastAsia"/>
          <w:iCs/>
          <w:color w:val="000000"/>
          <w:sz w:val="24"/>
        </w:rPr>
        <w:t>·</w:t>
      </w:r>
      <w:r>
        <w:rPr>
          <w:rFonts w:eastAsia="宋体" w:hAnsi="DejaVu Math TeX Gyre" w:cs="宋体"/>
          <w:iCs/>
          <w:color w:val="000000"/>
          <w:sz w:val="24"/>
        </w:rPr>
        <w:t>)</w:t>
      </w:r>
      <w:r>
        <w:rPr>
          <w:rFonts w:eastAsia="宋体" w:hAnsi="DejaVu Math TeX Gyre" w:cs="宋体" w:hint="eastAsia"/>
          <w:iCs/>
          <w:color w:val="000000"/>
          <w:sz w:val="24"/>
        </w:rPr>
        <w:t>是</w:t>
      </w:r>
      <w:r>
        <w:rPr>
          <w:rFonts w:eastAsia="宋体" w:hAnsi="DejaVu Math TeX Gyre" w:cs="宋体" w:hint="eastAsia"/>
          <w:iCs/>
          <w:color w:val="000000"/>
          <w:sz w:val="24"/>
        </w:rPr>
        <w:t>ReLU</w:t>
      </w:r>
      <w:r>
        <w:rPr>
          <w:rFonts w:eastAsia="宋体" w:hAnsi="DejaVu Math TeX Gyre" w:cs="宋体" w:hint="eastAsia"/>
          <w:iCs/>
          <w:color w:val="000000"/>
          <w:sz w:val="24"/>
        </w:rPr>
        <w:t>激活函数。</w:t>
      </w:r>
    </w:p>
    <w:p w14:paraId="1C629DEE" w14:textId="77777777" w:rsidR="009D4019" w:rsidRDefault="00000000">
      <w:pPr>
        <w:spacing w:line="360" w:lineRule="auto"/>
        <w:ind w:firstLine="420"/>
        <w:rPr>
          <w:rFonts w:eastAsia="宋体" w:hAnsi="DejaVu Math TeX Gyre" w:cs="宋体"/>
          <w:iCs/>
          <w:color w:val="000000"/>
          <w:sz w:val="24"/>
        </w:rPr>
      </w:pPr>
      <w:r>
        <w:rPr>
          <w:rFonts w:eastAsia="宋体" w:hAnsi="DejaVu Math TeX Gyre" w:cs="宋体" w:hint="eastAsia"/>
          <w:iCs/>
          <w:color w:val="000000"/>
          <w:sz w:val="24"/>
        </w:rPr>
        <w:t>同样有：</w:t>
      </w:r>
    </w:p>
    <w:p w14:paraId="0E5187AF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</m:acc>
              <m:ctrlPr>
                <w:rPr>
                  <w:rFonts w:ascii="Cambria Math" w:eastAsia="宋体" w:hAnsi="Cambria Math" w:cs="宋体"/>
                  <w:color w:val="000000"/>
                  <w:sz w:val="24"/>
                </w:rPr>
              </m:ctrlPr>
            </m:e>
            <m:sub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i,j</m:t>
              </m:r>
            </m:sub>
            <m:sup>
              <m:r>
                <w:rPr>
                  <w:rFonts w:ascii="Cambria Math" w:eastAsia="宋体" w:hAnsi="Cambria Math" w:cs="宋体" w:hint="eastAsia"/>
                  <w:color w:val="000000"/>
                  <w:sz w:val="24"/>
                </w:rPr>
                <m:t>L</m:t>
              </m:r>
            </m:sup>
          </m:sSubSup>
          <m:r>
            <w:rPr>
              <w:rFonts w:ascii="Cambria Math" w:eastAsia="宋体" w:hAnsi="Cambria Math" w:cs="宋体"/>
              <w:color w:val="000000"/>
              <w:sz w:val="24"/>
            </w:rPr>
            <m:t>​=σ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k=1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b>
                <m:sup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d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n=-1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ub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1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m=-1</m:t>
                          </m: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1</m:t>
                          </m: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k,i+m,j+n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宋体" w:hint="eastAsia"/>
                                  <w:color w:val="000000"/>
                                  <w:sz w:val="24"/>
                                </w:rPr>
                                <m:t>L</m:t>
                              </m:r>
                            </m:sup>
                          </m:sSubSup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e>
                  </m:nary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3,k,m,n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e>
              </m:nary>
            </m:e>
          </m:d>
          <m:r>
            <w:rPr>
              <w:rFonts w:ascii="Cambria Math" w:eastAsia="宋体" w:hAnsi="Cambria Math" w:cs="宋体"/>
              <w:color w:val="000000"/>
              <w:sz w:val="24"/>
            </w:rPr>
            <m:t>+σ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k=1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b>
                <m:sup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d</m:t>
                  </m: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k,i,j</m:t>
                      </m:r>
                    </m:sub>
                    <m:sup>
                      <m:r>
                        <w:rPr>
                          <w:rFonts w:ascii="Cambria Math" w:eastAsia="宋体" w:hAnsi="Cambria Math" w:cs="宋体" w:hint="eastAsia"/>
                          <w:color w:val="000000"/>
                          <w:sz w:val="24"/>
                        </w:rPr>
                        <m:t>L</m:t>
                      </m:r>
                    </m:sup>
                  </m:sSubSup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e>
              </m:nary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4,k</m:t>
                  </m:r>
                </m:sub>
              </m:sSub>
            </m:e>
          </m:d>
          <m:r>
            <w:rPr>
              <w:rFonts w:ascii="Cambria Math" w:eastAsia="宋体" w:hAnsi="Cambria Math" w:cs="宋体"/>
              <w:color w:val="000000"/>
              <w:sz w:val="24"/>
            </w:rPr>
            <m:t>​​</m:t>
          </m:r>
        </m:oMath>
      </m:oMathPara>
    </w:p>
    <w:p w14:paraId="34D40E82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w:r>
        <w:rPr>
          <w:rFonts w:ascii="宋体" w:eastAsia="宋体" w:hAnsi="宋体" w:cs="宋体" w:hint="eastAsia"/>
          <w:iCs/>
          <w:color w:val="000000"/>
          <w:sz w:val="24"/>
        </w:rPr>
        <w:t>以及</w:t>
      </w:r>
      <m:oMath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 w:hint="eastAsia"/>
                    <w:color w:val="000000"/>
                    <w:sz w:val="24"/>
                  </w:rPr>
                  <m:t>B</m:t>
                </m:r>
              </m:e>
            </m:acc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i,j</m:t>
            </m:r>
          </m:sub>
          <m:sup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S</m:t>
            </m:r>
          </m:sup>
        </m:sSubSup>
        <m:r>
          <w:rPr>
            <w:rFonts w:ascii="Cambria Math" w:eastAsia="宋体" w:hAnsi="Cambria Math" w:cs="宋体"/>
            <w:color w:val="000000"/>
            <w:sz w:val="24"/>
          </w:rPr>
          <m:t>​</m:t>
        </m:r>
        <m:r>
          <w:rPr>
            <w:rFonts w:ascii="Cambria Math" w:eastAsia="宋体" w:hAnsi="Cambria Math" w:cs="宋体" w:hint="eastAsia"/>
            <w:color w:val="000000"/>
            <w:sz w:val="24"/>
          </w:rPr>
          <m:t>、</m:t>
        </m:r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 w:hint="eastAsia"/>
                    <w:color w:val="000000"/>
                    <w:sz w:val="24"/>
                  </w:rPr>
                  <m:t>B</m:t>
                </m:r>
              </m:e>
            </m:acc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i,j</m:t>
            </m:r>
          </m:sub>
          <m:sup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L</m:t>
            </m:r>
          </m:sup>
        </m:sSubSup>
        <m:r>
          <w:rPr>
            <w:rFonts w:ascii="Cambria Math" w:eastAsia="宋体" w:hAnsi="Cambria Math" w:cs="宋体"/>
            <w:color w:val="000000"/>
            <w:sz w:val="24"/>
          </w:rPr>
          <m:t>​</m:t>
        </m:r>
      </m:oMath>
      <w:r>
        <w:rPr>
          <w:rFonts w:ascii="宋体" w:eastAsia="宋体" w:hAnsi="宋体" w:cs="宋体" w:hint="eastAsia"/>
          <w:i/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iCs/>
          <w:color w:val="000000"/>
          <w:sz w:val="24"/>
        </w:rPr>
        <w:t>均以此法计算，对应四个独立的可学习的卷积核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5</m:t>
            </m:r>
          </m:sub>
        </m:sSub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 xml:space="preserve">6 </m:t>
            </m:r>
          </m:sub>
        </m:sSub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7</m:t>
            </m:r>
          </m:sub>
        </m:sSub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 xml:space="preserve">8 </m:t>
            </m:r>
          </m:sub>
        </m:sSub>
      </m:oMath>
      <w:r>
        <w:rPr>
          <w:rFonts w:ascii="宋体" w:eastAsia="宋体" w:hAnsi="宋体" w:cs="宋体" w:hint="eastAsia"/>
          <w:iCs/>
          <w:color w:val="000000"/>
          <w:sz w:val="24"/>
        </w:rPr>
        <w:t>。</w:t>
      </w:r>
    </w:p>
    <w:p w14:paraId="65487C04" w14:textId="77777777" w:rsidR="009D4019" w:rsidRDefault="009D4019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</w:p>
    <w:p w14:paraId="28CA8B95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本思路的难点在于，如何将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影响分异较大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 xml:space="preserve">的长期和短期的矩阵合并。本专利考虑一种基于注意力的合并思路，用 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V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a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L</m:t>
            </m:r>
          </m:sup>
        </m:sSup>
        <m:r>
          <w:rPr>
            <w:rFonts w:ascii="Cambria Math" w:eastAsia="宋体" w:hAnsi="Cambria Math" w:cs="宋体"/>
            <w:color w:val="000000"/>
            <w:sz w:val="24"/>
          </w:rPr>
          <m:t>,V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S</m:t>
            </m:r>
          </m:sup>
        </m:sSup>
      </m:oMath>
      <w:r>
        <w:rPr>
          <w:rFonts w:ascii="宋体" w:eastAsia="宋体" w:hAnsi="宋体" w:cs="宋体" w:hint="eastAsia"/>
          <w:color w:val="000000"/>
          <w:sz w:val="24"/>
        </w:rPr>
        <w:t xml:space="preserve"> 表示长期矩阵和短期矩阵的权重矩阵，将运算结果进行归一化以计算注意力分数。如下图所示：</w:t>
      </w:r>
    </w:p>
    <w:p w14:paraId="34560567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object w:dxaOrig="9570" w:dyaOrig="3108" w14:anchorId="0E2E5F64">
          <v:shape id="_x0000_i1026" type="#_x0000_t75" style="width:478.5pt;height:155.65pt" o:ole="">
            <v:imagedata r:id="rId17" o:title=""/>
          </v:shape>
          <o:OLEObject Type="Embed" ProgID="FoxitPhantomPDF.Document" ShapeID="_x0000_i1026" DrawAspect="Content" ObjectID="_1759054847" r:id="rId18"/>
        </w:object>
      </w:r>
    </w:p>
    <w:p w14:paraId="4E6F89A3" w14:textId="77777777" w:rsidR="009D4019" w:rsidRDefault="00000000">
      <w:pPr>
        <w:pStyle w:val="a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长短期的聚合方式示意图</w:t>
      </w:r>
    </w:p>
    <w:p w14:paraId="28002169" w14:textId="77777777" w:rsidR="009D4019" w:rsidRDefault="00000000">
      <w:pPr>
        <w:ind w:firstLine="420"/>
        <w:rPr>
          <w:rFonts w:eastAsia="宋体"/>
        </w:rPr>
      </w:pPr>
      <w:r>
        <w:rPr>
          <w:rFonts w:ascii="宋体" w:eastAsia="宋体" w:hAnsi="宋体" w:cs="宋体" w:hint="eastAsia"/>
          <w:color w:val="000000"/>
          <w:sz w:val="24"/>
        </w:rPr>
        <w:t>计算长期矩阵和短期矩阵的权重，然后合并得到里程数据特征</w:t>
      </w:r>
      <m:oMath>
        <m:acc>
          <m:acc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A</m:t>
            </m:r>
          </m:e>
        </m:acc>
      </m:oMath>
      <w:r>
        <w:rPr>
          <w:rFonts w:eastAsia="宋体" w:hAnsi="Cambria Math" w:cs="宋体" w:hint="eastAsia"/>
          <w:color w:val="000000"/>
          <w:sz w:val="24"/>
        </w:rPr>
        <w:t>，具体公式如下。</w:t>
      </w:r>
    </w:p>
    <w:p w14:paraId="07078C4C" w14:textId="77777777" w:rsidR="009D4019" w:rsidRDefault="009D4019"/>
    <w:p w14:paraId="479DE24D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m:oMathPara>
        <m:oMath>
          <m:r>
            <w:rPr>
              <w:rFonts w:ascii="Cambria Math" w:eastAsia="宋体" w:hAnsi="Cambria Math" w:cs="宋体"/>
              <w:color w:val="000000"/>
              <w:sz w:val="24"/>
            </w:rPr>
            <m:t>V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S</m:t>
              </m:r>
            </m:sup>
          </m:sSup>
          <m:r>
            <w:rPr>
              <w:rFonts w:ascii="Cambria Math" w:eastAsia="宋体" w:hAnsi="Cambria Math" w:cs="宋体"/>
              <w:color w:val="000000"/>
              <w:sz w:val="24"/>
            </w:rPr>
            <m:t>=</m:t>
          </m:r>
          <m:r>
            <w:rPr>
              <w:rFonts w:ascii="Cambria Math" w:eastAsia="宋体" w:hAnsi="Cambria Math" w:cs="宋体" w:hint="eastAsia"/>
              <w:color w:val="000000"/>
              <w:sz w:val="24"/>
            </w:rPr>
            <m:t>Softmax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V</m:t>
              </m:r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S</m:t>
                  </m:r>
                </m:sup>
              </m:sSup>
            </m:e>
          </m:d>
          <m:r>
            <w:rPr>
              <w:rFonts w:ascii="DejaVu Math TeX Gyre" w:eastAsia="宋体" w:hAnsi="DejaVu Math TeX Gyre" w:cs="宋体"/>
              <w:color w:val="000000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S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S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+exp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L</m:t>
                      </m:r>
                    </m:sup>
                  </m:sSup>
                </m:e>
              </m:d>
            </m:den>
          </m:f>
        </m:oMath>
      </m:oMathPara>
    </w:p>
    <w:p w14:paraId="3A933BFF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m:oMathPara>
        <m:oMath>
          <m:r>
            <w:rPr>
              <w:rFonts w:ascii="Cambria Math" w:eastAsia="宋体" w:hAnsi="Cambria Math" w:cs="宋体"/>
              <w:color w:val="000000"/>
              <w:sz w:val="24"/>
            </w:rPr>
            <m:t>V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L</m:t>
              </m:r>
            </m:sup>
          </m:sSup>
          <m:r>
            <w:rPr>
              <w:rFonts w:ascii="Cambria Math" w:eastAsia="宋体" w:hAnsi="Cambria Math" w:cs="宋体"/>
              <w:color w:val="000000"/>
              <w:sz w:val="24"/>
            </w:rPr>
            <m:t>=</m:t>
          </m:r>
          <m:r>
            <w:rPr>
              <w:rFonts w:ascii="Cambria Math" w:eastAsia="宋体" w:hAnsi="Cambria Math" w:cs="宋体" w:hint="eastAsia"/>
              <w:color w:val="000000"/>
              <w:sz w:val="24"/>
            </w:rPr>
            <m:t>Softmax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V</m:t>
              </m:r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L</m:t>
                  </m:r>
                </m:sup>
              </m:sSup>
            </m:e>
          </m:d>
          <m:r>
            <w:rPr>
              <w:rFonts w:ascii="Cambria Math" w:eastAsia="宋体" w:hAnsi="Cambria Math" w:cs="宋体"/>
              <w:color w:val="000000"/>
              <w:sz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L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S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+exp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L</m:t>
                      </m:r>
                    </m:sup>
                  </m:sSup>
                </m:e>
              </m:d>
            </m:den>
          </m:f>
        </m:oMath>
      </m:oMathPara>
    </w:p>
    <w:p w14:paraId="7EAB974C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i/>
          <w:color w:val="000000"/>
          <w:sz w:val="24"/>
        </w:rPr>
      </w:pPr>
      <m:oMathPara>
        <m:oMath>
          <m:acc>
            <m:accPr>
              <m:ctrlPr>
                <w:rPr>
                  <w:rFonts w:ascii="Cambria Math" w:eastAsia="宋体" w:hAnsi="Cambria Math" w:cs="宋体"/>
                  <w:color w:val="000000"/>
                  <w:sz w:val="24"/>
                </w:rPr>
              </m:ctrlPr>
            </m:accPr>
            <m:e>
              <m:r>
                <w:rPr>
                  <w:rFonts w:ascii="Cambria Math" w:eastAsia="宋体" w:hAnsi="Cambria Math" w:cs="宋体" w:hint="eastAsia"/>
                  <w:color w:val="000000"/>
                  <w:sz w:val="24"/>
                </w:rPr>
                <m:t>A</m:t>
              </m:r>
            </m:e>
          </m:acc>
          <m:r>
            <w:rPr>
              <w:rFonts w:ascii="Cambria Math" w:eastAsia="宋体" w:hAnsi="Cambria Math" w:cs="宋体"/>
              <w:color w:val="000000"/>
              <w:sz w:val="24"/>
            </w:rPr>
            <m:t>=V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S</m:t>
              </m:r>
            </m:sup>
          </m:sSup>
          <m:r>
            <w:rPr>
              <w:rFonts w:ascii="Cambria Math" w:eastAsia="宋体" w:hAnsi="Cambria Math" w:cs="宋体" w:hint="eastAsia"/>
              <w:color w:val="000000"/>
              <w:sz w:val="24"/>
            </w:rPr>
            <m:t>·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acc>
                <m:accPr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S</m:t>
              </m:r>
            </m:sup>
          </m:sSup>
          <m:r>
            <w:rPr>
              <w:rFonts w:ascii="Cambria Math" w:eastAsia="宋体" w:hAnsi="Cambria Math" w:cs="宋体"/>
              <w:color w:val="000000"/>
              <w:sz w:val="24"/>
            </w:rPr>
            <m:t>+</m:t>
          </m:r>
          <m:r>
            <w:rPr>
              <w:rFonts w:ascii="Cambria Math" w:eastAsia="宋体" w:hAnsi="Cambria Math" w:cs="宋体" w:hint="eastAsia"/>
              <w:color w:val="000000"/>
              <w:sz w:val="24"/>
            </w:rPr>
            <m:t>V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eastAsia="宋体" w:hAnsi="Cambria Math" w:cs="宋体" w:hint="eastAsia"/>
                  <w:color w:val="000000"/>
                  <w:sz w:val="24"/>
                </w:rPr>
                <m:t>a</m:t>
              </m:r>
              <m:ctrlPr>
                <w:rPr>
                  <w:rFonts w:ascii="Cambria Math" w:eastAsia="宋体" w:hAnsi="Cambria Math" w:cs="宋体" w:hint="eastAsia"/>
                  <w:i/>
                  <w:color w:val="000000"/>
                  <w:sz w:val="24"/>
                </w:rPr>
              </m:ctrlPr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L</m:t>
              </m:r>
            </m:sup>
          </m:sSup>
          <m:r>
            <w:rPr>
              <w:rFonts w:ascii="Cambria Math" w:eastAsia="宋体" w:hAnsi="Cambria Math" w:cs="宋体" w:hint="eastAsia"/>
              <w:color w:val="000000"/>
              <w:sz w:val="24"/>
            </w:rPr>
            <m:t>·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pPr>
            <m:e>
              <m:acc>
                <m:accPr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L</m:t>
              </m:r>
            </m:sup>
          </m:sSup>
        </m:oMath>
      </m:oMathPara>
    </w:p>
    <w:p w14:paraId="08F3C58F" w14:textId="77777777" w:rsidR="009D4019" w:rsidRDefault="009D4019">
      <w:pPr>
        <w:spacing w:line="360" w:lineRule="auto"/>
        <w:rPr>
          <w:rFonts w:ascii="宋体" w:eastAsia="宋体" w:hAnsi="宋体" w:cs="宋体"/>
          <w:i/>
          <w:color w:val="000000"/>
          <w:sz w:val="24"/>
        </w:rPr>
      </w:pPr>
    </w:p>
    <w:p w14:paraId="0AEEB8A6" w14:textId="77777777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color w:val="000000"/>
          <w:sz w:val="24"/>
        </w:rPr>
      </w:pPr>
      <w:r>
        <w:rPr>
          <w:rFonts w:eastAsia="宋体" w:hAnsi="DejaVu Math TeX Gyre" w:cs="宋体" w:hint="eastAsia"/>
          <w:color w:val="000000"/>
          <w:sz w:val="24"/>
        </w:rPr>
        <w:lastRenderedPageBreak/>
        <w:t>上式矩阵</w:t>
      </w:r>
      <m:oMath>
        <m:acc>
          <m:acc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color w:val="000000"/>
                    <w:sz w:val="24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S</m:t>
            </m:r>
          </m:sup>
        </m:sSup>
        <m:r>
          <w:rPr>
            <w:rFonts w:ascii="Cambria Math" w:eastAsia="宋体" w:hAnsi="Cambria Math" w:cs="宋体"/>
            <w:color w:val="00000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color w:val="000000"/>
                    <w:sz w:val="24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L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  <w:bookmarkStart w:id="91" w:name="_Hlk146570716"/>
        <m:r>
          <w:rPr>
            <w:rFonts w:ascii="Cambria Math" w:eastAsia="宋体" w:hAnsi="Cambria Math" w:cs="宋体"/>
            <w:color w:val="000000"/>
            <w:sz w:val="24"/>
          </w:rPr>
          <m:t>.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 xml:space="preserve">9 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</m:oMath>
      <w:r>
        <w:rPr>
          <w:rFonts w:eastAsia="宋体" w:hAnsi="DejaVu Math TeX Gyre" w:cs="宋体" w:hint="eastAsia"/>
          <w:color w:val="000000"/>
          <w:sz w:val="24"/>
        </w:rPr>
        <w:t>是可学习参数。</w:t>
      </w:r>
      <w:bookmarkEnd w:id="91"/>
    </w:p>
    <w:p w14:paraId="00B3C797" w14:textId="77777777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iCs/>
          <w:color w:val="000000"/>
          <w:sz w:val="24"/>
        </w:rPr>
      </w:pPr>
      <w:r>
        <w:rPr>
          <w:rFonts w:ascii="宋体" w:eastAsia="宋体" w:hAnsi="宋体" w:cs="宋体" w:hint="eastAsia"/>
          <w:iCs/>
          <w:color w:val="000000"/>
          <w:sz w:val="24"/>
        </w:rPr>
        <w:t>再以此法计算</w:t>
      </w:r>
      <m:oMath>
        <m:acc>
          <m:acc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color w:val="000000"/>
                    <w:sz w:val="24"/>
                  </w:rPr>
                  <m:t>B</m:t>
                </m:r>
              </m:e>
            </m:acc>
          </m:e>
          <m:sup>
            <m:r>
              <w:rPr>
                <w:rFonts w:ascii="Cambria Math" w:eastAsia="宋体" w:hAnsi="Cambria Math" w:cs="宋体"/>
                <w:color w:val="000000"/>
                <w:sz w:val="24"/>
              </w:rPr>
              <m:t>S</m:t>
            </m:r>
          </m:sup>
        </m:sSup>
        <m:r>
          <w:rPr>
            <w:rFonts w:ascii="Cambria Math" w:eastAsia="宋体" w:hAnsi="Cambria Math" w:cs="宋体"/>
            <w:color w:val="000000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acc>
              <m:accPr>
                <m:ctrlPr>
                  <w:rPr>
                    <w:rFonts w:ascii="Cambria Math" w:eastAsia="宋体" w:hAnsi="Cambria Math" w:cs="宋体"/>
                    <w:color w:val="000000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00000"/>
                    <w:sz w:val="24"/>
                  </w:rPr>
                  <m:t>B</m:t>
                </m:r>
              </m:e>
            </m:acc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L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  <m:r>
          <w:rPr>
            <w:rFonts w:ascii="Cambria Math" w:eastAsia="宋体" w:hAnsi="Cambria Math" w:cs="宋体" w:hint="eastAsia"/>
            <w:color w:val="000000"/>
            <w:sz w:val="24"/>
          </w:rPr>
          <m:t>，</m:t>
        </m:r>
      </m:oMath>
      <w:r>
        <w:rPr>
          <w:rFonts w:eastAsia="宋体" w:hAnsi="DejaVu Math TeX Gyre" w:cs="宋体" w:hint="eastAsia"/>
          <w:color w:val="000000"/>
          <w:sz w:val="24"/>
        </w:rPr>
        <w:t>使用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 xml:space="preserve">10 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  <m:r>
          <w:rPr>
            <w:rFonts w:ascii="Cambria Math" w:eastAsia="宋体" w:hAnsi="Cambria Math" w:cs="宋体" w:hint="eastAsia"/>
            <w:color w:val="000000"/>
            <w:sz w:val="24"/>
          </w:rPr>
          <m:t>。</m:t>
        </m:r>
        <m:r>
          <w:rPr>
            <w:rFonts w:ascii="Cambria Math" w:eastAsia="宋体" w:hAnsi="Cambria Math" w:cs="宋体"/>
            <w:color w:val="000000"/>
            <w:sz w:val="24"/>
          </w:rPr>
          <m:t xml:space="preserve"> </m:t>
        </m:r>
        <m:acc>
          <m:acc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/>
            <w:sz w:val="24"/>
          </w:rPr>
          <m:t>,</m:t>
        </m:r>
        <m:acc>
          <m:acc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B</m:t>
            </m:r>
          </m:e>
        </m:acc>
      </m:oMath>
      <w:r>
        <w:rPr>
          <w:rFonts w:eastAsia="宋体" w:hAnsi="DejaVu Math TeX Gyre" w:cs="宋体" w:hint="eastAsia"/>
          <w:color w:val="000000"/>
          <w:sz w:val="24"/>
        </w:rPr>
        <w:t xml:space="preserve"> </w:t>
      </w:r>
      <w:r>
        <w:rPr>
          <w:rFonts w:eastAsia="宋体" w:hAnsi="DejaVu Math TeX Gyre" w:cs="宋体" w:hint="eastAsia"/>
          <w:color w:val="000000"/>
          <w:sz w:val="24"/>
        </w:rPr>
        <w:t>嵌入连接</w:t>
      </w:r>
      <w:r>
        <w:rPr>
          <w:rFonts w:ascii="宋体" w:eastAsia="宋体" w:hAnsi="宋体" w:cs="宋体" w:hint="eastAsia"/>
          <w:iCs/>
          <w:color w:val="000000"/>
          <w:sz w:val="24"/>
        </w:rPr>
        <w:t>，得到</w:t>
      </w:r>
    </w:p>
    <w:p w14:paraId="308844F8" w14:textId="77777777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iCs/>
          <w:color w:val="000000"/>
          <w:sz w:val="24"/>
        </w:rPr>
      </w:pPr>
      <m:oMathPara>
        <m:oMath>
          <m:r>
            <w:rPr>
              <w:rFonts w:ascii="Cambria Math" w:eastAsia="宋体" w:hAnsi="Cambria Math" w:cs="宋体" w:hint="eastAsia"/>
              <w:color w:val="000000"/>
              <w:sz w:val="24"/>
            </w:rPr>
            <m:t>F</m:t>
          </m:r>
          <m:r>
            <w:rPr>
              <w:rFonts w:ascii="Cambria Math" w:eastAsia="宋体" w:hAnsi="Cambria Math" w:cs="宋体"/>
              <w:color w:val="000000"/>
              <w:sz w:val="24"/>
            </w:rPr>
            <m:t>=Co</m:t>
          </m:r>
          <m:r>
            <w:rPr>
              <w:rFonts w:ascii="DejaVu Math TeX Gyre" w:eastAsia="宋体" w:hAnsi="DejaVu Math TeX Gyre" w:cs="宋体"/>
              <w:color w:val="000000"/>
              <w:sz w:val="24"/>
            </w:rPr>
            <m:t>ncat</m:t>
          </m:r>
          <m:d>
            <m:dPr>
              <m:grow m:val="0"/>
              <m:ctrlPr>
                <w:rPr>
                  <w:rFonts w:ascii="Cambria Math" w:eastAsia="宋体" w:hAnsi="Cambria Math" w:cs="宋体"/>
                  <w:i/>
                  <w:iCs/>
                  <w:color w:val="000000"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="宋体" w:hAnsi="Cambria Math" w:cs="宋体"/>
                      <w:iCs/>
                      <w:color w:val="000000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,</m:t>
              </m:r>
              <m:acc>
                <m:accPr>
                  <m:ctrlPr>
                    <w:rPr>
                      <w:rFonts w:ascii="Cambria Math" w:eastAsia="宋体" w:hAnsi="Cambria Math" w:cs="宋体"/>
                      <w:iCs/>
                      <w:color w:val="000000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宋体" w:hint="eastAsia"/>
              <w:color w:val="000000"/>
              <w:sz w:val="24"/>
            </w:rPr>
            <m:t>·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W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11</m:t>
              </m:r>
            </m:sub>
          </m:sSub>
        </m:oMath>
      </m:oMathPara>
    </w:p>
    <w:p w14:paraId="03AEBDFF" w14:textId="1E0C739A" w:rsidR="009D4019" w:rsidRDefault="00000000">
      <w:pPr>
        <w:spacing w:line="360" w:lineRule="auto"/>
        <w:ind w:left="420" w:firstLine="420"/>
        <w:rPr>
          <w:rFonts w:ascii="宋体" w:eastAsia="宋体" w:hAnsi="宋体" w:cs="宋体"/>
          <w:color w:val="000000"/>
          <w:sz w:val="24"/>
        </w:rPr>
      </w:pPr>
      <m:oMath>
        <m:r>
          <w:rPr>
            <w:rFonts w:ascii="Cambria Math" w:eastAsia="宋体" w:hAnsi="Cambria Math" w:cs="宋体" w:hint="eastAsia"/>
            <w:color w:val="000000"/>
            <w:sz w:val="24"/>
          </w:rPr>
          <m:t>其中</m:t>
        </m:r>
        <m:r>
          <w:rPr>
            <w:rFonts w:ascii="Cambria Math" w:eastAsia="宋体" w:hAnsi="Cambria Math" w:cs="宋体"/>
            <w:color w:val="000000"/>
            <w:sz w:val="24"/>
          </w:rPr>
          <m:t xml:space="preserve"> </m:t>
        </m:r>
        <m:r>
          <w:rPr>
            <w:rFonts w:ascii="Cambria Math" w:eastAsia="宋体" w:hAnsi="Cambria Math" w:cs="宋体"/>
            <w:color w:val="000000"/>
            <w:sz w:val="24"/>
          </w:rPr>
          <m:t>Co</m:t>
        </m:r>
        <m:r>
          <w:rPr>
            <w:rFonts w:ascii="DejaVu Math TeX Gyre" w:eastAsia="宋体" w:hAnsi="DejaVu Math TeX Gyre" w:cs="宋体"/>
            <w:color w:val="000000"/>
            <w:sz w:val="24"/>
          </w:rPr>
          <m:t>ncat</m:t>
        </m:r>
        <m:d>
          <m:dPr>
            <m:ctrlPr>
              <w:rPr>
                <w:rFonts w:ascii="Cambria Math" w:eastAsia="宋体" w:hAnsi="Cambria Math" w:cs="宋体"/>
                <w:i/>
                <w:iCs/>
                <w:color w:val="000000"/>
                <w:sz w:val="24"/>
              </w:rPr>
            </m:ctrlPr>
          </m:dPr>
          <m:e>
            <m:acc>
              <m:accPr>
                <m:ctrlPr>
                  <w:rPr>
                    <w:rFonts w:ascii="Cambria Math" w:eastAsia="宋体" w:hAnsi="Cambria Math" w:cs="宋体"/>
                    <w:iCs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color w:val="000000"/>
                    <w:sz w:val="24"/>
                  </w:rPr>
                  <m:t>A</m:t>
                </m:r>
              </m:e>
            </m:acc>
            <m:r>
              <w:rPr>
                <w:rFonts w:ascii="Cambria Math" w:eastAsia="宋体" w:hAnsi="Cambria Math" w:cs="宋体"/>
                <w:color w:val="000000"/>
                <w:sz w:val="24"/>
              </w:rPr>
              <m:t>,</m:t>
            </m:r>
            <m:acc>
              <m:accPr>
                <m:ctrlPr>
                  <w:rPr>
                    <w:rFonts w:ascii="Cambria Math" w:eastAsia="宋体" w:hAnsi="Cambria Math" w:cs="宋体"/>
                    <w:iCs/>
                    <w:color w:val="000000"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color w:val="000000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宋体" w:hint="eastAsia"/>
            <w:color w:val="000000"/>
            <w:sz w:val="24"/>
          </w:rPr>
          <m:t>表示将</m:t>
        </m:r>
        <m:acc>
          <m:accPr>
            <m:ctrlPr>
              <w:rPr>
                <w:rFonts w:ascii="Cambria Math" w:eastAsia="宋体" w:hAnsi="Cambria Math" w:cs="宋体"/>
                <w:iCs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/>
            <w:sz w:val="24"/>
          </w:rPr>
          <m:t>,</m:t>
        </m:r>
        <m:acc>
          <m:accPr>
            <m:ctrlPr>
              <w:rPr>
                <w:rFonts w:ascii="Cambria Math" w:eastAsia="宋体" w:hAnsi="Cambria Math" w:cs="宋体"/>
                <w:iCs/>
                <w:color w:val="000000"/>
                <w:sz w:val="24"/>
              </w:rPr>
            </m:ctrlPr>
          </m:acc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B</m:t>
            </m:r>
          </m:e>
        </m:acc>
        <m:r>
          <w:rPr>
            <w:rFonts w:ascii="Cambria Math" w:eastAsia="宋体" w:hAnsi="Cambria Math" w:cs="宋体" w:hint="eastAsia"/>
            <w:color w:val="000000"/>
            <w:sz w:val="24"/>
          </w:rPr>
          <m:t>左右连接</m:t>
        </m:r>
      </m:oMath>
      <w:r>
        <w:rPr>
          <w:rFonts w:ascii="宋体" w:eastAsia="宋体" w:hAnsi="宋体" w:cs="宋体"/>
          <w:i/>
          <w:color w:val="000000"/>
          <w:sz w:val="24"/>
        </w:rPr>
        <w:t>,</w:t>
      </w:r>
      <w:r>
        <w:rPr>
          <w:rFonts w:ascii="Cambria Math" w:eastAsia="宋体" w:hAnsi="Cambria Math" w:cs="宋体"/>
          <w:i/>
          <w:color w:val="000000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11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N*2N</m:t>
            </m:r>
          </m:sup>
        </m:sSup>
      </m:oMath>
      <w:r>
        <w:rPr>
          <w:rFonts w:eastAsia="宋体" w:hAnsi="DejaVu Math TeX Gyre" w:cs="宋体" w:hint="eastAsia"/>
          <w:color w:val="000000"/>
          <w:sz w:val="24"/>
        </w:rPr>
        <w:t>是可学习参数。</w:t>
      </w:r>
    </w:p>
    <w:p w14:paraId="347A2F01" w14:textId="77777777" w:rsidR="009D4019" w:rsidRDefault="009D4019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</w:p>
    <w:p w14:paraId="4E6A00C5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至此，我们得到流的总特征</w:t>
      </w:r>
      <m:oMath>
        <m:r>
          <w:rPr>
            <w:rFonts w:ascii="Cambria Math" w:eastAsia="宋体" w:hAnsi="Cambria Math" w:cs="宋体" w:hint="eastAsia"/>
            <w:color w:val="000000"/>
            <w:sz w:val="24"/>
          </w:rPr>
          <m:t>F</m:t>
        </m:r>
      </m:oMath>
      <w:r>
        <w:rPr>
          <w:rFonts w:ascii="宋体" w:eastAsia="宋体" w:hAnsi="宋体" w:cs="宋体" w:hint="eastAsia"/>
          <w:iCs/>
          <w:color w:val="000000"/>
          <w:sz w:val="24"/>
        </w:rPr>
        <w:t>，其中</w:t>
      </w:r>
      <m:oMath>
        <m:sSub>
          <m:sSubPr>
            <m:ctrlPr>
              <w:rPr>
                <w:rFonts w:ascii="Cambria Math" w:eastAsia="宋体" w:hAnsi="Cambria Math" w:cs="宋体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F</m:t>
            </m:r>
            <m:ctrlPr>
              <w:rPr>
                <w:rFonts w:ascii="Cambria Math" w:eastAsia="宋体" w:hAnsi="Cambria Math" w:cs="宋体" w:hint="eastAsia"/>
                <w:i/>
                <w:iCs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i,j</m:t>
            </m:r>
          </m:sub>
        </m:sSub>
        <m:r>
          <w:rPr>
            <w:rFonts w:ascii="Cambria Math" w:eastAsia="宋体" w:hAnsi="Cambria Math" w:cs="宋体" w:hint="eastAsia"/>
            <w:color w:val="000000"/>
            <w:sz w:val="24"/>
          </w:rPr>
          <m:t>表示网格</m:t>
        </m:r>
        <m:r>
          <w:rPr>
            <w:rFonts w:ascii="Cambria Math" w:eastAsia="宋体" w:hAnsi="Cambria Math" w:cs="宋体" w:hint="eastAsia"/>
            <w:color w:val="000000"/>
            <w:sz w:val="24"/>
          </w:rPr>
          <m:t>i</m:t>
        </m:r>
        <m:r>
          <w:rPr>
            <w:rFonts w:ascii="Cambria Math" w:eastAsia="宋体" w:hAnsi="Cambria Math" w:cs="宋体" w:hint="eastAsia"/>
            <w:color w:val="000000"/>
            <w:sz w:val="24"/>
          </w:rPr>
          <m:t>到网格</m:t>
        </m:r>
        <m:r>
          <w:rPr>
            <w:rFonts w:ascii="Cambria Math" w:eastAsia="宋体" w:hAnsi="Cambria Math" w:cs="宋体" w:hint="eastAsia"/>
            <w:color w:val="000000"/>
            <w:sz w:val="24"/>
          </w:rPr>
          <m:t>j</m:t>
        </m:r>
        <m:r>
          <w:rPr>
            <w:rFonts w:ascii="Cambria Math" w:eastAsia="宋体" w:hAnsi="Cambria Math" w:cs="宋体" w:hint="eastAsia"/>
            <w:color w:val="000000"/>
            <w:sz w:val="24"/>
          </w:rPr>
          <m:t>的流的特征</m:t>
        </m:r>
        <m:r>
          <w:rPr>
            <w:rFonts w:ascii="DejaVu Math TeX Gyre" w:eastAsia="宋体" w:hAnsi="DejaVu Math TeX Gyre" w:cs="宋体" w:hint="eastAsia"/>
            <w:color w:val="000000"/>
            <w:sz w:val="24"/>
          </w:rPr>
          <m:t>。第</m:t>
        </m:r>
        <m:r>
          <w:rPr>
            <w:rFonts w:ascii="DejaVu Math TeX Gyre" w:eastAsia="宋体" w:hAnsi="DejaVu Math TeX Gyre" w:cs="宋体" w:hint="eastAsia"/>
            <w:color w:val="000000"/>
            <w:sz w:val="24"/>
          </w:rPr>
          <m:t xml:space="preserve"> i </m:t>
        </m:r>
        <m:r>
          <w:rPr>
            <w:rFonts w:ascii="DejaVu Math TeX Gyre" w:eastAsia="宋体" w:hAnsi="DejaVu Math TeX Gyre" w:cs="宋体" w:hint="eastAsia"/>
            <w:color w:val="000000"/>
            <w:sz w:val="24"/>
          </w:rPr>
          <m:t>行</m:t>
        </m:r>
        <m:sSub>
          <m:sSubPr>
            <m:ctrlPr>
              <w:rPr>
                <w:rFonts w:ascii="Cambria Math" w:eastAsia="宋体" w:hAnsi="Cambria Math" w:cs="宋体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向量</m:t>
            </m:r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F</m:t>
            </m:r>
            <m:ctrlPr>
              <w:rPr>
                <w:rFonts w:ascii="Cambria Math" w:eastAsia="宋体" w:hAnsi="Cambria Math" w:cs="宋体" w:hint="eastAsia"/>
                <w:i/>
                <w:iCs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</m:t>
            </m:r>
          </m:sub>
        </m:sSub>
        <m:r>
          <w:rPr>
            <w:rFonts w:ascii="Cambria Math" w:eastAsia="宋体" w:hAnsi="Cambria Math" w:cs="宋体" w:hint="eastAsia"/>
            <w:color w:val="000000"/>
            <w:sz w:val="24"/>
          </w:rPr>
          <m:t>表示网格</m:t>
        </m:r>
        <m:r>
          <w:rPr>
            <w:rFonts w:ascii="Cambria Math" w:eastAsia="宋体" w:hAnsi="Cambria Math" w:cs="宋体" w:hint="eastAsia"/>
            <w:color w:val="000000"/>
            <w:sz w:val="24"/>
          </w:rPr>
          <m:t>i</m:t>
        </m:r>
        <m:r>
          <w:rPr>
            <w:rFonts w:ascii="Cambria Math" w:eastAsia="宋体" w:hAnsi="Cambria Math" w:cs="宋体" w:hint="eastAsia"/>
            <w:color w:val="000000"/>
            <w:sz w:val="24"/>
          </w:rPr>
          <m:t>的特征</m:t>
        </m:r>
      </m:oMath>
      <w:r>
        <w:rPr>
          <w:rFonts w:ascii="宋体" w:eastAsia="宋体" w:hAnsi="宋体" w:cs="宋体" w:hint="eastAsia"/>
          <w:color w:val="000000"/>
          <w:sz w:val="24"/>
        </w:rPr>
        <w:t>。</w:t>
      </w:r>
    </w:p>
    <w:p w14:paraId="4C56181D" w14:textId="77777777" w:rsidR="009D4019" w:rsidRDefault="009D4019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</w:p>
    <w:p w14:paraId="1DE7FFA8" w14:textId="3E0AAF02" w:rsidR="009D4019" w:rsidRPr="00135EB8" w:rsidRDefault="00000000" w:rsidP="00135EB8">
      <w:pPr>
        <w:pStyle w:val="3"/>
        <w:numPr>
          <w:ilvl w:val="1"/>
          <w:numId w:val="2"/>
        </w:numPr>
      </w:pPr>
      <w:r w:rsidRPr="00135EB8">
        <w:rPr>
          <w:rFonts w:hint="eastAsia"/>
        </w:rPr>
        <w:t>单元</w:t>
      </w:r>
      <w:r w:rsidRPr="00135EB8">
        <w:rPr>
          <w:rFonts w:hint="eastAsia"/>
        </w:rPr>
        <w:t xml:space="preserve"> </w:t>
      </w:r>
      <w:r w:rsidR="008E6F60" w:rsidRPr="00135EB8">
        <w:t>3.2</w:t>
      </w:r>
      <w:r w:rsidRPr="00135EB8">
        <w:rPr>
          <w:rFonts w:hint="eastAsia"/>
        </w:rPr>
        <w:t>：计算站点的相似性</w:t>
      </w:r>
    </w:p>
    <w:p w14:paraId="684791D1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本专利注意到，在预测过程中，网格和网格之间具有可比较、可拟合的相似性。例如，写字楼网格的订单一般呈现早晚高峰，景点网格的订单往往集中于节假日。</w:t>
      </w:r>
    </w:p>
    <w:p w14:paraId="1CB1EB33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这种相似性是可以量化的。通过计算网格的相似系数，能够利用这种“相似性</w:t>
      </w:r>
      <w:r>
        <w:rPr>
          <w:rFonts w:ascii="宋体" w:eastAsia="宋体" w:hAnsi="宋体" w:cs="宋体"/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</w:rPr>
        <w:t>构建注意力机制，进而获得更加有效的特征表示向量。</w:t>
      </w:r>
    </w:p>
    <w:p w14:paraId="7098C90F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类似于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流特征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 xml:space="preserve">的计算方法，网格 </w:t>
      </w:r>
      <m:oMath>
        <m:r>
          <w:rPr>
            <w:rFonts w:ascii="Cambria Math" w:eastAsia="宋体" w:hAnsi="Cambria Math" w:cs="宋体"/>
            <w:color w:val="000000"/>
            <w:sz w:val="24"/>
          </w:rPr>
          <m:t>i,j</m:t>
        </m:r>
      </m:oMath>
      <w:r>
        <w:rPr>
          <w:rFonts w:ascii="宋体" w:eastAsia="宋体" w:hAnsi="宋体" w:cs="宋体" w:hint="eastAsia"/>
          <w:color w:val="000000"/>
          <w:sz w:val="24"/>
        </w:rPr>
        <w:t>的相似系数，不妨设为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sz w:val="24"/>
              </w:rPr>
              <m:t>s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i,j</m:t>
            </m:r>
          </m:sub>
        </m:sSub>
      </m:oMath>
      <w:r>
        <w:rPr>
          <w:rFonts w:ascii="宋体" w:eastAsia="宋体" w:hAnsi="宋体" w:cs="宋体" w:hint="eastAsia"/>
          <w:color w:val="000000"/>
          <w:sz w:val="24"/>
        </w:rPr>
        <w:t xml:space="preserve">，可以用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F</m:t>
            </m: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</m:t>
            </m:r>
          </m:sub>
        </m:sSub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j</m:t>
            </m:r>
          </m:sub>
        </m:sSub>
      </m:oMath>
      <w:r>
        <w:rPr>
          <w:rFonts w:ascii="宋体" w:eastAsia="宋体" w:hAnsi="宋体" w:cs="宋体" w:hint="eastAsia"/>
          <w:color w:val="000000"/>
          <w:sz w:val="24"/>
        </w:rPr>
        <w:t>衡量。考虑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i</m:t>
            </m:r>
          </m:sub>
        </m:sSub>
        <m: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j</m:t>
            </m:r>
          </m:sub>
        </m:sSub>
        <m:r>
          <w:rPr>
            <w:rFonts w:ascii="Cambria Math" w:eastAsia="宋体" w:hAnsi="Cambria Math" w:cs="宋体" w:hint="eastAsia"/>
            <w:color w:val="000000"/>
            <w:sz w:val="24"/>
          </w:rPr>
          <m:t>的对称性</m:t>
        </m:r>
      </m:oMath>
      <w:r>
        <w:rPr>
          <w:rFonts w:ascii="宋体" w:eastAsia="宋体" w:hAnsi="宋体" w:cs="宋体" w:hint="eastAsia"/>
          <w:color w:val="000000"/>
          <w:sz w:val="24"/>
        </w:rPr>
        <w:t>，设计关系式如下：</w:t>
      </w:r>
    </w:p>
    <w:p w14:paraId="76C8375C" w14:textId="4D44CDF5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sz w:val="24"/>
                </w:rPr>
                <m:t>s</m:t>
              </m:r>
              <m:ctrlPr>
                <w:rPr>
                  <w:rFonts w:ascii="Cambria Math" w:eastAsia="宋体" w:hAnsi="Cambria Math" w:cs="宋体" w:hint="eastAsia"/>
                  <w:i/>
                  <w:color w:val="000000"/>
                  <w:sz w:val="24"/>
                </w:rPr>
              </m:ctrlPr>
            </m:e>
            <m:sub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i,j</m:t>
              </m:r>
            </m:sub>
          </m:sSub>
          <m:r>
            <w:rPr>
              <w:rFonts w:ascii="Cambria Math" w:eastAsia="宋体" w:hAnsi="Cambria Math" w:cs="宋体"/>
              <w:color w:val="000000"/>
              <w:sz w:val="24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sz w:val="24"/>
            </w:rPr>
            <m:t>σ</m:t>
          </m:r>
          <m:r>
            <m:rPr>
              <m:sty m:val="p"/>
            </m:rPr>
            <w:rPr>
              <w:rFonts w:ascii="DejaVu Math TeX Gyre" w:eastAsia="宋体" w:hAnsi="DejaVu Math TeX Gyre" w:cs="宋体"/>
              <w:color w:val="000000"/>
              <w:sz w:val="24"/>
            </w:rPr>
            <m:t>(</m:t>
          </m:r>
          <m:r>
            <m:rPr>
              <m:sty m:val="p"/>
            </m:rPr>
            <w:rPr>
              <w:rFonts w:ascii="DejaVu Math TeX Gyre" w:eastAsia="宋体" w:hAnsi="DejaVu Math TeX Gyre" w:cs="宋体"/>
              <w:color w:val="000000"/>
              <w:sz w:val="24"/>
            </w:rPr>
            <m:t xml:space="preserve"> </m:t>
          </m:r>
          <m:d>
            <m:dPr>
              <m:ctrlPr>
                <w:rPr>
                  <w:rFonts w:ascii="Cambria Math" w:eastAsia="宋体" w:hAnsi="Cambria Math" w:cs="宋体"/>
                  <w:color w:val="00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DejaVu Math TeX Gyre" w:eastAsia="宋体" w:hAnsi="DejaVu Math TeX Gyre" w:cs="宋体" w:hint="eastAsia"/>
                  <w:color w:val="000000"/>
                  <w:sz w:val="24"/>
                </w:rPr>
                <m:t>concat</m:t>
              </m:r>
              <m:d>
                <m:dPr>
                  <m:ctrl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12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宋体" w:hint="eastAsia"/>
                      <w:color w:val="000000"/>
                      <w:sz w:val="24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12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sz w:val="24"/>
            </w:rPr>
            <m:t>·</m:t>
          </m:r>
          <m:sSub>
            <m:sSubPr>
              <m:ctrlPr>
                <w:rPr>
                  <w:rFonts w:ascii="Cambria Math" w:eastAsia="宋体" w:hAnsi="Cambria Math" w:cs="宋体"/>
                  <w:color w:val="00000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sz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sz w:val="24"/>
                </w:rPr>
                <m:t>13</m:t>
              </m:r>
            </m:sub>
          </m:sSub>
          <m:r>
            <m:rPr>
              <m:sty m:val="p"/>
            </m:rPr>
            <w:rPr>
              <w:rFonts w:ascii="DejaVu Math TeX Gyre" w:eastAsia="宋体" w:hAnsi="DejaVu Math TeX Gyre" w:cs="宋体"/>
              <w:color w:val="000000"/>
              <w:sz w:val="24"/>
            </w:rPr>
            <m:t xml:space="preserve"> </m:t>
          </m:r>
          <m:r>
            <m:rPr>
              <m:sty m:val="p"/>
            </m:rPr>
            <w:rPr>
              <w:rFonts w:ascii="DejaVu Math TeX Gyre" w:eastAsia="宋体" w:hAnsi="DejaVu Math TeX Gyre" w:cs="宋体"/>
              <w:color w:val="000000"/>
              <w:sz w:val="24"/>
            </w:rPr>
            <m:t>)</m:t>
          </m:r>
        </m:oMath>
      </m:oMathPara>
    </w:p>
    <w:p w14:paraId="198F7B3F" w14:textId="77777777" w:rsidR="009D4019" w:rsidRDefault="00000000">
      <w:pPr>
        <w:spacing w:line="360" w:lineRule="auto"/>
        <w:ind w:firstLine="420"/>
        <w:rPr>
          <w:rFonts w:ascii="宋体" w:eastAsia="宋体" w:hAnsi="宋体" w:cs="宋体"/>
          <w:color w:val="000000"/>
          <w:sz w:val="24"/>
        </w:rPr>
      </w:pPr>
      <m:oMath>
        <m:r>
          <w:rPr>
            <w:rFonts w:ascii="Cambria Math" w:eastAsia="宋体" w:hAnsi="Cambria Math" w:cs="宋体" w:hint="eastAsia"/>
            <w:color w:val="000000"/>
            <w:sz w:val="24"/>
          </w:rPr>
          <m:t>其中</m:t>
        </m:r>
        <m:r>
          <m:rPr>
            <m:sty m:val="p"/>
          </m:rPr>
          <w:rPr>
            <w:rFonts w:ascii="Cambria Math" w:eastAsia="宋体" w:hAnsi="Cambria Math" w:cs="宋体"/>
            <w:color w:val="000000"/>
            <w:sz w:val="24"/>
          </w:rPr>
          <m:t>σ</m:t>
        </m:r>
        <m:r>
          <w:rPr>
            <w:rFonts w:ascii="Cambria Math" w:eastAsia="宋体" w:hAnsi="Cambria Math" w:cs="宋体" w:hint="eastAsia"/>
            <w:color w:val="000000"/>
            <w:sz w:val="24"/>
          </w:rPr>
          <m:t>表示</m:t>
        </m:r>
        <m:r>
          <w:rPr>
            <w:rFonts w:ascii="Cambria Math" w:eastAsia="宋体" w:hAnsi="Cambria Math" w:cs="宋体" w:hint="eastAsia"/>
            <w:color w:val="000000"/>
            <w:sz w:val="24"/>
          </w:rPr>
          <m:t>ReLU</m:t>
        </m:r>
        <m:r>
          <w:rPr>
            <w:rFonts w:ascii="Cambria Math" w:eastAsia="宋体" w:hAnsi="Cambria Math" w:cs="宋体" w:hint="eastAsia"/>
            <w:color w:val="000000"/>
            <w:sz w:val="24"/>
          </w:rPr>
          <m:t>激活函数</m:t>
        </m:r>
      </m:oMath>
      <w:r>
        <w:rPr>
          <w:rFonts w:ascii="宋体" w:eastAsia="宋体" w:hAnsi="宋体" w:cs="宋体"/>
          <w:i/>
          <w:color w:val="000000"/>
          <w:sz w:val="24"/>
        </w:rPr>
        <w:t>,</w:t>
      </w:r>
      <w:r>
        <w:rPr>
          <w:rFonts w:ascii="Cambria Math" w:eastAsia="宋体" w:hAnsi="Cambria Math" w:cs="宋体"/>
          <w:i/>
          <w:color w:val="000000"/>
          <w:sz w:val="24"/>
        </w:rPr>
        <w:t xml:space="preserve"> </w:t>
      </w:r>
      <m:oMath>
        <m:r>
          <w:rPr>
            <w:rFonts w:ascii="DejaVu Math TeX Gyre" w:eastAsia="宋体" w:hAnsi="DejaVu Math TeX Gyre" w:cs="宋体"/>
            <w:color w:val="000000"/>
            <w:sz w:val="24"/>
          </w:rPr>
          <m:t>F_i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 w:cs="宋体"/>
                <w:color w:val="000000"/>
                <w:sz w:val="24"/>
              </w:rPr>
              <m:t>1*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</m:t>
            </m:r>
          </m:sup>
        </m:sSup>
        <m:r>
          <m:rPr>
            <m:sty m:val="p"/>
          </m:rPr>
          <w:rPr>
            <w:rFonts w:ascii="DejaVu Math TeX Gyre" w:eastAsia="宋体" w:hAnsi="DejaVu Math TeX Gyre" w:cs="宋体" w:hint="eastAsia"/>
            <w:color w:val="000000"/>
            <w:sz w:val="24"/>
          </w:rPr>
          <m:t>。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w:rPr>
                <w:rFonts w:ascii="Cambria Math" w:eastAsia="宋体" w:hAnsi="Cambria Math" w:cs="宋体"/>
                <w:color w:val="000000"/>
                <w:sz w:val="24"/>
              </w:rPr>
              <m:t>12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13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color w:val="000000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sz w:val="24"/>
              </w:rPr>
              <m:t>N*N</m:t>
            </m:r>
          </m:sup>
        </m:sSup>
      </m:oMath>
      <w:r>
        <w:rPr>
          <w:rFonts w:eastAsia="宋体" w:hAnsi="DejaVu Math TeX Gyre" w:cs="宋体" w:hint="eastAsia"/>
          <w:color w:val="000000"/>
          <w:sz w:val="24"/>
        </w:rPr>
        <w:t>是可学习参数。</w:t>
      </w:r>
    </w:p>
    <w:p w14:paraId="3B5F2575" w14:textId="76DADDD7" w:rsidR="009D4019" w:rsidRPr="00135EB8" w:rsidRDefault="00000000" w:rsidP="00135EB8">
      <w:pPr>
        <w:pStyle w:val="3"/>
        <w:numPr>
          <w:ilvl w:val="1"/>
          <w:numId w:val="2"/>
        </w:numPr>
      </w:pPr>
      <w:r w:rsidRPr="00135EB8">
        <w:rPr>
          <w:rFonts w:hint="eastAsia"/>
        </w:rPr>
        <w:t>单元</w:t>
      </w:r>
      <w:r w:rsidRPr="00135EB8">
        <w:rPr>
          <w:rFonts w:hint="eastAsia"/>
        </w:rPr>
        <w:t xml:space="preserve"> </w:t>
      </w:r>
      <w:r w:rsidR="000F190A" w:rsidRPr="00135EB8">
        <w:t>3.3</w:t>
      </w:r>
      <w:r w:rsidRPr="00135EB8">
        <w:rPr>
          <w:rFonts w:hint="eastAsia"/>
        </w:rPr>
        <w:t>：</w:t>
      </w:r>
      <w:r w:rsidRPr="00135EB8">
        <w:t>使用全连接层，输出预测的平均里程和吞吐量。</w:t>
      </w:r>
    </w:p>
    <w:p w14:paraId="4C2CBE10" w14:textId="77777777" w:rsidR="009D4019" w:rsidRDefault="00000000">
      <w:pPr>
        <w:pStyle w:val="af4"/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单元 c 的目标是生成预测结果，考虑到问题的复杂性，采用 4 层全连接层完成单元 c。</w:t>
      </w:r>
    </w:p>
    <w:p w14:paraId="6B844D5E" w14:textId="77777777" w:rsidR="009D4019" w:rsidRDefault="00000000">
      <w:pPr>
        <w:pStyle w:val="af4"/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noProof/>
          <w:color w:val="000000"/>
          <w:sz w:val="24"/>
        </w:rPr>
        <w:lastRenderedPageBreak/>
        <w:drawing>
          <wp:inline distT="0" distB="0" distL="114300" distR="114300" wp14:anchorId="2CDD23D4" wp14:editId="3AB4564E">
            <wp:extent cx="6329045" cy="190373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299" cy="19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C05" w14:textId="77777777" w:rsidR="009D4019" w:rsidRDefault="00000000">
      <w:pPr>
        <w:pStyle w:val="a3"/>
        <w:spacing w:line="360" w:lineRule="auto"/>
        <w:ind w:firstLine="420"/>
        <w:jc w:val="center"/>
        <w:rPr>
          <w:rFonts w:ascii="宋体" w:hAnsi="宋体" w:cs="宋体"/>
          <w:color w:val="000000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全连接层示意图</w:t>
      </w:r>
    </w:p>
    <w:p w14:paraId="010922D0" w14:textId="728F5FFE" w:rsidR="009D4019" w:rsidRDefault="00000000">
      <w:pPr>
        <w:pStyle w:val="af4"/>
        <w:spacing w:line="360" w:lineRule="auto"/>
        <w:ind w:firstLineChars="0" w:firstLine="0"/>
        <w:rPr>
          <w:rFonts w:eastAsia="宋体" w:hAnsi="DejaVu Math TeX Gyre" w:cs="宋体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ab/>
      </w:r>
      <w:r>
        <w:rPr>
          <w:rFonts w:ascii="宋体" w:eastAsia="宋体" w:hAnsi="宋体" w:cs="宋体" w:hint="eastAsia"/>
          <w:color w:val="000000"/>
          <w:sz w:val="24"/>
        </w:rPr>
        <w:t xml:space="preserve">图 5 中，将单元 a和单元 b 得到的s(i,j)和 </w:t>
      </w:r>
      <m:oMath>
        <m:sSub>
          <m:sSubPr>
            <m:ctrlPr>
              <w:rPr>
                <w:rFonts w:ascii="DejaVu Math TeX Gyre" w:eastAsia="宋体" w:hAnsi="DejaVu Math TeX Gyre" w:cs="宋体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DejaVu Math TeX Gyre" w:eastAsia="宋体" w:hAnsi="DejaVu Math TeX Gyre" w:cs="宋体" w:hint="eastAsia"/>
                <w:color w:val="000000"/>
                <w:sz w:val="24"/>
              </w:rPr>
              <m:t>F</m:t>
            </m:r>
            <m:ctrlPr>
              <w:rPr>
                <w:rFonts w:ascii="DejaVu Math TeX Gyre" w:eastAsia="宋体" w:hAnsi="DejaVu Math TeX Gyre" w:cs="宋体" w:hint="eastAsia"/>
                <w:color w:val="000000"/>
                <w:sz w:val="24"/>
              </w:rPr>
            </m:ctrlPr>
          </m:e>
          <m:sub>
            <m:r>
              <w:rPr>
                <w:rFonts w:ascii="DejaVu Math TeX Gyre" w:eastAsia="宋体" w:hAnsi="DejaVu Math TeX Gyre" w:cs="宋体"/>
                <w:color w:val="000000"/>
                <w:sz w:val="24"/>
              </w:rPr>
              <m:t>i,j</m:t>
            </m:r>
          </m:sub>
        </m:sSub>
      </m:oMath>
      <w:r>
        <w:rPr>
          <w:rFonts w:eastAsia="宋体" w:hAnsi="DejaVu Math TeX Gyre" w:cs="宋体" w:hint="eastAsia"/>
          <w:color w:val="000000"/>
          <w:sz w:val="24"/>
        </w:rPr>
        <w:t xml:space="preserve"> </w:t>
      </w:r>
      <w:r>
        <w:rPr>
          <w:rFonts w:eastAsia="宋体" w:hAnsi="DejaVu Math TeX Gyre" w:cs="宋体" w:hint="eastAsia"/>
          <w:color w:val="000000"/>
          <w:sz w:val="24"/>
        </w:rPr>
        <w:t>作为全连接层的输入，两个输出层分别表示预测平均里程和预测吞吐量。</w:t>
      </w:r>
    </w:p>
    <w:p w14:paraId="5689349E" w14:textId="77777777" w:rsidR="009D4019" w:rsidRDefault="00000000">
      <w:pPr>
        <w:spacing w:line="360" w:lineRule="auto"/>
        <w:ind w:firstLine="420"/>
        <w:rPr>
          <w:rFonts w:eastAsia="宋体" w:hAnsi="DejaVu Math TeX Gyre" w:cs="宋体"/>
          <w:color w:val="000000"/>
          <w:sz w:val="24"/>
        </w:rPr>
      </w:pPr>
      <w:r>
        <w:rPr>
          <w:rFonts w:eastAsia="宋体" w:hAnsi="DejaVu Math TeX Gyre" w:cs="宋体" w:hint="eastAsia"/>
          <w:color w:val="000000"/>
          <w:sz w:val="24"/>
        </w:rPr>
        <w:t>全连接层使用回归问题常用的均方误差</w:t>
      </w:r>
      <w:r>
        <w:rPr>
          <w:rFonts w:eastAsia="宋体" w:hAnsi="DejaVu Math TeX Gyre" w:cs="宋体" w:hint="eastAsia"/>
          <w:color w:val="000000"/>
          <w:sz w:val="24"/>
        </w:rPr>
        <w:t xml:space="preserve"> MSE</w:t>
      </w:r>
      <w:r>
        <w:rPr>
          <w:rFonts w:eastAsia="宋体" w:hAnsi="DejaVu Math TeX Gyre" w:cs="宋体" w:hint="eastAsia"/>
          <w:color w:val="000000"/>
          <w:sz w:val="24"/>
        </w:rPr>
        <w:t>作为损失函数，以衡量预测值与真实值之间的差距，然后通过反向传播算法来更新网络的参数，以最小化损失函数。所用公式如下：</w:t>
      </w:r>
    </w:p>
    <w:p w14:paraId="75CA790B" w14:textId="7E863484" w:rsidR="009D4019" w:rsidRPr="000E5B8F" w:rsidRDefault="00BD6F5D" w:rsidP="000E5B8F">
      <w:pPr>
        <w:pStyle w:val="af4"/>
        <w:spacing w:line="360" w:lineRule="auto"/>
        <w:ind w:firstLineChars="0"/>
        <w:rPr>
          <w:rFonts w:eastAsia="宋体" w:hAnsi="DejaVu Math TeX Gyre" w:cs="宋体" w:hint="eastAsia"/>
          <w:color w:val="000000"/>
          <w:sz w:val="24"/>
        </w:rPr>
      </w:pPr>
      <m:oMathPara>
        <m:oMath>
          <m:r>
            <w:rPr>
              <w:rFonts w:ascii="Cambria Math" w:eastAsia="宋体" w:hAnsi="Cambria Math" w:cs="宋体" w:hint="eastAsia"/>
              <w:color w:val="000000"/>
              <w:sz w:val="24"/>
            </w:rPr>
            <m:t>MSE =</m:t>
          </m:r>
          <m:f>
            <m:fPr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宋体" w:hAnsi="Cambria Math" w:cs="宋体"/>
                  <w:i/>
                  <w:color w:val="000000"/>
                  <w:sz w:val="24"/>
                </w:rPr>
              </m:ctrlPr>
            </m:naryPr>
            <m:sub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color w:val="000000"/>
                  <w:sz w:val="24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宋体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i​</m:t>
                          </m:r>
                        </m:sub>
                      </m:sSub>
                      <m:r>
                        <w:rPr>
                          <w:rFonts w:ascii="Cambria Math" w:eastAsia="宋体" w:hAnsi="Cambria Math" w:cs="宋体"/>
                          <w:color w:val="000000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color w:val="000000"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宋体" w:hAnsi="Cambria Math" w:cs="宋体"/>
                                  <w:i/>
                                  <w:color w:val="000000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宋体"/>
                                  <w:color w:val="000000"/>
                                  <w:sz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宋体"/>
                      <w:color w:val="000000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14:paraId="73928C82" w14:textId="77777777" w:rsidR="009D4019" w:rsidRDefault="009D4019">
      <w:pPr>
        <w:pStyle w:val="af4"/>
        <w:spacing w:line="360" w:lineRule="auto"/>
        <w:ind w:firstLineChars="0" w:firstLine="0"/>
        <w:rPr>
          <w:rFonts w:eastAsia="宋体" w:hAnsi="DejaVu Math TeX Gyre" w:cs="宋体"/>
          <w:color w:val="000000"/>
          <w:sz w:val="24"/>
        </w:rPr>
      </w:pPr>
    </w:p>
    <w:p w14:paraId="58255E9F" w14:textId="77777777" w:rsidR="009D4019" w:rsidRDefault="00000000">
      <w:pPr>
        <w:spacing w:line="360" w:lineRule="auto"/>
        <w:rPr>
          <w:rFonts w:ascii="微软雅黑" w:eastAsia="微软雅黑" w:hAnsi="微软雅黑" w:cs="Times New Roman"/>
          <w:b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t>四、与现有技术相比，本发明技术方案具有哪些优点</w:t>
      </w:r>
    </w:p>
    <w:p w14:paraId="2CABDC4B" w14:textId="77777777" w:rsidR="009D4019" w:rsidRDefault="00000000">
      <w:pPr>
        <w:spacing w:line="360" w:lineRule="auto"/>
        <w:rPr>
          <w:rFonts w:ascii="微软雅黑" w:eastAsia="微软雅黑" w:hAnsi="微软雅黑" w:cs="Times New Roman"/>
          <w:sz w:val="28"/>
          <w:szCs w:val="28"/>
        </w:rPr>
      </w:pPr>
      <w:r>
        <w:rPr>
          <w:rFonts w:ascii="微软雅黑" w:eastAsia="微软雅黑" w:hAnsi="微软雅黑" w:cs="Times New Roman"/>
          <w:b/>
          <w:sz w:val="28"/>
          <w:szCs w:val="28"/>
        </w:rPr>
        <w:t>“</w:t>
      </w:r>
      <w:r>
        <w:rPr>
          <w:rFonts w:ascii="微软雅黑" w:eastAsia="微软雅黑" w:hAnsi="微软雅黑" w:cs="Times New Roman" w:hint="eastAsia"/>
          <w:b/>
          <w:sz w:val="28"/>
          <w:szCs w:val="28"/>
        </w:rPr>
        <w:t>本发明的所有优点，多多益善</w:t>
      </w:r>
      <w:r>
        <w:rPr>
          <w:rFonts w:ascii="微软雅黑" w:eastAsia="微软雅黑" w:hAnsi="微软雅黑" w:cs="Times New Roman"/>
          <w:b/>
          <w:sz w:val="28"/>
          <w:szCs w:val="28"/>
        </w:rPr>
        <w:t>”</w:t>
      </w:r>
    </w:p>
    <w:p w14:paraId="582EFD9D" w14:textId="77777777" w:rsidR="009D4019" w:rsidRDefault="009D4019">
      <w:pPr>
        <w:spacing w:line="360" w:lineRule="auto"/>
        <w:rPr>
          <w:rFonts w:ascii="宋体" w:eastAsia="宋体" w:hAnsi="宋体" w:cs="宋体"/>
          <w:color w:val="000000"/>
          <w:sz w:val="24"/>
        </w:rPr>
      </w:pPr>
    </w:p>
    <w:p w14:paraId="1DC45E1B" w14:textId="77777777" w:rsidR="009D4019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本发明技术方案相比现有技术具有以下优点：</w:t>
      </w:r>
    </w:p>
    <w:p w14:paraId="115B0522" w14:textId="77777777" w:rsidR="009D4019" w:rsidRDefault="00000000">
      <w:pPr>
        <w:pStyle w:val="af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本发明采用了神经网络结合多任务学习的方法，能够同时预测电单车的站点吞吐量和平均里程，提高了模型的预测效果和泛化能力。</w:t>
      </w:r>
    </w:p>
    <w:p w14:paraId="6BE09C3A" w14:textId="77777777" w:rsidR="009D4019" w:rsidRDefault="00000000">
      <w:pPr>
        <w:pStyle w:val="af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本发明针对共享电动单车的电量需求优化了模型，填补了已有算法在电动单车领域的空白。</w:t>
      </w:r>
    </w:p>
    <w:p w14:paraId="22D643B9" w14:textId="77777777" w:rsidR="009D4019" w:rsidRDefault="009D4019">
      <w:pPr>
        <w:spacing w:line="360" w:lineRule="auto"/>
        <w:rPr>
          <w:rFonts w:ascii="微软雅黑" w:eastAsia="微软雅黑" w:hAnsi="微软雅黑" w:cs="Times New Roman"/>
          <w:sz w:val="28"/>
          <w:szCs w:val="28"/>
        </w:rPr>
      </w:pPr>
    </w:p>
    <w:p w14:paraId="10F0E45B" w14:textId="77777777" w:rsidR="009D4019" w:rsidRDefault="00000000">
      <w:pPr>
        <w:spacing w:line="360" w:lineRule="auto"/>
        <w:rPr>
          <w:rFonts w:ascii="微软雅黑" w:eastAsia="微软雅黑" w:hAnsi="微软雅黑" w:cs="Times New Roman"/>
          <w:b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t>五、本发明的技术关键点和</w:t>
      </w:r>
      <w:proofErr w:type="gramStart"/>
      <w:r>
        <w:rPr>
          <w:rFonts w:ascii="微软雅黑" w:eastAsia="微软雅黑" w:hAnsi="微软雅黑" w:cs="Times New Roman" w:hint="eastAsia"/>
          <w:b/>
          <w:sz w:val="28"/>
          <w:szCs w:val="28"/>
        </w:rPr>
        <w:t>欲保护</w:t>
      </w:r>
      <w:proofErr w:type="gramEnd"/>
      <w:r>
        <w:rPr>
          <w:rFonts w:ascii="微软雅黑" w:eastAsia="微软雅黑" w:hAnsi="微软雅黑" w:cs="Times New Roman" w:hint="eastAsia"/>
          <w:b/>
          <w:sz w:val="28"/>
          <w:szCs w:val="28"/>
        </w:rPr>
        <w:t>点是什么？</w:t>
      </w:r>
    </w:p>
    <w:p w14:paraId="047529DD" w14:textId="77777777" w:rsidR="009D4019" w:rsidRDefault="00000000">
      <w:pPr>
        <w:pStyle w:val="af4"/>
        <w:numPr>
          <w:ilvl w:val="0"/>
          <w:numId w:val="4"/>
        </w:numPr>
        <w:spacing w:line="360" w:lineRule="auto"/>
        <w:ind w:firstLineChars="0"/>
        <w:rPr>
          <w:rFonts w:ascii="宋体" w:hAnsi="宋体"/>
          <w:sz w:val="28"/>
          <w:szCs w:val="28"/>
        </w:rPr>
      </w:pPr>
      <w:r>
        <w:rPr>
          <w:rFonts w:ascii="微软雅黑" w:eastAsia="微软雅黑" w:hAnsi="微软雅黑" w:cs="Times New Roman"/>
          <w:b/>
          <w:sz w:val="28"/>
          <w:szCs w:val="28"/>
        </w:rPr>
        <w:t>“</w:t>
      </w:r>
      <w:r>
        <w:rPr>
          <w:rFonts w:ascii="微软雅黑" w:eastAsia="微软雅黑" w:hAnsi="微软雅黑" w:cs="Times New Roman" w:hint="eastAsia"/>
          <w:b/>
          <w:sz w:val="28"/>
          <w:szCs w:val="28"/>
        </w:rPr>
        <w:t>简单点明本发明所带来上述有益效果的关键技术点。</w:t>
      </w:r>
      <w:r>
        <w:rPr>
          <w:rFonts w:ascii="微软雅黑" w:eastAsia="微软雅黑" w:hAnsi="微软雅黑" w:cs="Times New Roman"/>
          <w:b/>
          <w:sz w:val="28"/>
          <w:szCs w:val="28"/>
        </w:rPr>
        <w:t>”</w:t>
      </w:r>
    </w:p>
    <w:p w14:paraId="1DD3BC9C" w14:textId="77777777" w:rsidR="009D4019" w:rsidRDefault="00000000">
      <w:pPr>
        <w:spacing w:line="360" w:lineRule="auto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The design of the system framework, including each component. </w:t>
      </w:r>
    </w:p>
    <w:p w14:paraId="5EF75E6C" w14:textId="77777777" w:rsidR="009D4019" w:rsidRDefault="009D4019">
      <w:pPr>
        <w:spacing w:line="360" w:lineRule="auto"/>
        <w:rPr>
          <w:rFonts w:ascii="宋体" w:hAnsi="宋体"/>
          <w:szCs w:val="24"/>
        </w:rPr>
      </w:pPr>
    </w:p>
    <w:p w14:paraId="52EE4673" w14:textId="77777777" w:rsidR="009D4019" w:rsidRDefault="00000000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sz w:val="28"/>
          <w:szCs w:val="28"/>
        </w:rPr>
        <w:lastRenderedPageBreak/>
        <w:t>六、其它（）</w:t>
      </w:r>
    </w:p>
    <w:p w14:paraId="1A11953A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（若有图片文件或其他需要说明的事项，可附于本段落，或者另行提供附件）</w:t>
      </w:r>
    </w:p>
    <w:p w14:paraId="2F9697AE" w14:textId="77777777" w:rsidR="009D4019" w:rsidRDefault="009D4019">
      <w:pPr>
        <w:spacing w:line="360" w:lineRule="auto"/>
        <w:rPr>
          <w:rFonts w:ascii="微软雅黑" w:eastAsia="微软雅黑" w:hAnsi="微软雅黑"/>
          <w:sz w:val="28"/>
          <w:szCs w:val="28"/>
        </w:rPr>
      </w:pPr>
    </w:p>
    <w:p w14:paraId="3F45BE3C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类似专利列表</w:t>
      </w:r>
    </w:p>
    <w:p w14:paraId="719FDD55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[1]. 一种基于供需平衡的共享电单车投放量测算方法及系统CN116090765A[J].   : </w:t>
      </w:r>
    </w:p>
    <w:p w14:paraId="1CFB0868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[2]. 一种基于图神经网络的有桩共享单车出入数量预测方法CN116167512A[J].   : </w:t>
      </w:r>
    </w:p>
    <w:p w14:paraId="657E4171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[3]. 一种基于轨迹数据挖掘的共享电单车换电需求预测方法CN116108693A[J].   : </w:t>
      </w:r>
    </w:p>
    <w:p w14:paraId="37A166B7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[4]. 一种基于智能调度行为的共享单车系统投放规模计算方法CN116307558A[J].   : </w:t>
      </w:r>
    </w:p>
    <w:p w14:paraId="45EE4C14" w14:textId="77777777" w:rsidR="009D4019" w:rsidRDefault="009D4019">
      <w:pPr>
        <w:spacing w:line="360" w:lineRule="auto"/>
        <w:rPr>
          <w:rFonts w:ascii="微软雅黑" w:eastAsia="微软雅黑" w:hAnsi="微软雅黑"/>
          <w:sz w:val="28"/>
          <w:szCs w:val="28"/>
        </w:rPr>
      </w:pPr>
    </w:p>
    <w:p w14:paraId="61E96DAF" w14:textId="77777777" w:rsidR="009D4019" w:rsidRDefault="009D4019">
      <w:pPr>
        <w:spacing w:line="360" w:lineRule="auto"/>
        <w:rPr>
          <w:rFonts w:ascii="微软雅黑" w:eastAsia="微软雅黑" w:hAnsi="微软雅黑"/>
          <w:sz w:val="28"/>
          <w:szCs w:val="28"/>
        </w:rPr>
      </w:pPr>
    </w:p>
    <w:p w14:paraId="5321CB48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参考资料</w:t>
      </w:r>
    </w:p>
    <w:p w14:paraId="52807AE6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[1]Li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Guanyao,Wang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Xiaofeng,Njoo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Gunarto-Sindoro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>,等. 时空图神经网络停靠自行车预测网络[C]//2022 IEEE 38th International Conference on Data Engineering (ICDE),  IEEE, 2022: .</w:t>
      </w:r>
    </w:p>
    <w:p w14:paraId="25F7990E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[</w:t>
      </w:r>
      <w:proofErr w:type="gramStart"/>
      <w:r>
        <w:rPr>
          <w:rFonts w:ascii="微软雅黑" w:eastAsia="微软雅黑" w:hAnsi="微软雅黑"/>
          <w:sz w:val="28"/>
          <w:szCs w:val="28"/>
        </w:rPr>
        <w:t>2]Wang</w:t>
      </w:r>
      <w:proofErr w:type="gramEnd"/>
      <w:r>
        <w:rPr>
          <w:rFonts w:ascii="微软雅黑" w:eastAsia="微软雅黑" w:hAnsi="微软雅黑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  <w:szCs w:val="28"/>
        </w:rPr>
        <w:t>Senzhang,Cao</w:t>
      </w:r>
      <w:proofErr w:type="spellEnd"/>
      <w:r>
        <w:rPr>
          <w:rFonts w:ascii="微软雅黑" w:eastAsia="微软雅黑" w:hAnsi="微软雅黑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/>
          <w:sz w:val="28"/>
          <w:szCs w:val="28"/>
        </w:rPr>
        <w:t>Jiannong,Yu</w:t>
      </w:r>
      <w:proofErr w:type="spellEnd"/>
      <w:r>
        <w:rPr>
          <w:rFonts w:ascii="微软雅黑" w:eastAsia="微软雅黑" w:hAnsi="微软雅黑"/>
          <w:sz w:val="28"/>
          <w:szCs w:val="28"/>
        </w:rPr>
        <w:t xml:space="preserve"> Philip-S.. Deep Learning for </w:t>
      </w:r>
      <w:proofErr w:type="spellStart"/>
      <w:r>
        <w:rPr>
          <w:rFonts w:ascii="微软雅黑" w:eastAsia="微软雅黑" w:hAnsi="微软雅黑"/>
          <w:sz w:val="28"/>
          <w:szCs w:val="28"/>
        </w:rPr>
        <w:t>Spatio</w:t>
      </w:r>
      <w:proofErr w:type="spellEnd"/>
      <w:r>
        <w:rPr>
          <w:rFonts w:ascii="微软雅黑" w:eastAsia="微软雅黑" w:hAnsi="微软雅黑"/>
          <w:sz w:val="28"/>
          <w:szCs w:val="28"/>
        </w:rPr>
        <w:t>-Temporal Data Mining: A Survey[J]. IEEE Transactions on Knowledge and Data Engineering, 2022, 34: 3681-3700.</w:t>
      </w:r>
    </w:p>
    <w:p w14:paraId="26B77D36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 xml:space="preserve">[3]Li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Guanyao,Wang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Xiaofeng,Njoo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Gunarto-Sindoro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>,等. A Data-Driven Spatial-Temporal Graph Neural Network for Docked Bike Prediction[C]//2022 IEEE 38th International Conference on Data Engineering (ICDE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),  IEEE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, 2022: .</w:t>
      </w:r>
    </w:p>
    <w:p w14:paraId="684B5343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[4]周若兰,郑琰. 共享电单车发展现状的问题及对策分析_周若兰[J]. 物流科技, 2021, 44(2): 78-80.</w:t>
      </w:r>
    </w:p>
    <w:p w14:paraId="2CC61898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[5]刘建松,康雁,李浩,等. 面向交通流量预测的时空Gr...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rdAttention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>网络_刘建松[J]. 计算机科学, 2023, 50(S1): 568-574.</w:t>
      </w:r>
    </w:p>
    <w:p w14:paraId="46AA3E3C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[6]寇元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凯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. 城市共享电单车系统内的移动换电池路径规划问题_寇元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凯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[D]. 北京交通大学, 2020.</w:t>
      </w:r>
    </w:p>
    <w:p w14:paraId="0C22546C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[7]Shao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Zezhi,Zhang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proofErr w:type="spellStart"/>
      <w:r>
        <w:rPr>
          <w:rFonts w:ascii="微软雅黑" w:eastAsia="微软雅黑" w:hAnsi="微软雅黑" w:hint="eastAsia"/>
          <w:sz w:val="28"/>
          <w:szCs w:val="28"/>
        </w:rPr>
        <w:t>Zhao,Wang</w:t>
      </w:r>
      <w:proofErr w:type="spellEnd"/>
      <w:r>
        <w:rPr>
          <w:rFonts w:ascii="微软雅黑" w:eastAsia="微软雅黑" w:hAnsi="微软雅黑" w:hint="eastAsia"/>
          <w:sz w:val="28"/>
          <w:szCs w:val="28"/>
        </w:rPr>
        <w:t xml:space="preserve"> Fei,等. Spatial-Temporal Identity: A Simple yet Effective Baseline for Multivariate Time Series Forecasting[C]//Proceedings of the 31st ACM International Conference on Information &amp;amp; Knowledge 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Management,  ACM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, 2022: .</w:t>
      </w:r>
    </w:p>
    <w:p w14:paraId="1C0D77CC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[</w:t>
      </w:r>
      <w:proofErr w:type="gramStart"/>
      <w:r>
        <w:rPr>
          <w:rFonts w:ascii="微软雅黑" w:eastAsia="微软雅黑" w:hAnsi="微软雅黑"/>
          <w:sz w:val="28"/>
          <w:szCs w:val="28"/>
        </w:rPr>
        <w:t>8]Szegedy</w:t>
      </w:r>
      <w:proofErr w:type="gramEnd"/>
      <w:r>
        <w:rPr>
          <w:rFonts w:ascii="微软雅黑" w:eastAsia="微软雅黑" w:hAnsi="微软雅黑"/>
          <w:sz w:val="28"/>
          <w:szCs w:val="28"/>
        </w:rPr>
        <w:t>, Christian, et al. Going Deeper with Convolutions.</w:t>
      </w:r>
    </w:p>
    <w:p w14:paraId="4BB9884D" w14:textId="77777777" w:rsidR="009D4019" w:rsidRDefault="00000000">
      <w:pPr>
        <w:spacing w:line="36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[</w:t>
      </w:r>
      <w:proofErr w:type="gramStart"/>
      <w:r>
        <w:rPr>
          <w:rFonts w:ascii="微软雅黑" w:eastAsia="微软雅黑" w:hAnsi="微软雅黑"/>
          <w:sz w:val="28"/>
          <w:szCs w:val="28"/>
        </w:rPr>
        <w:t>9]Vaswani</w:t>
      </w:r>
      <w:proofErr w:type="gramEnd"/>
      <w:r>
        <w:rPr>
          <w:rFonts w:ascii="微软雅黑" w:eastAsia="微软雅黑" w:hAnsi="微软雅黑"/>
          <w:sz w:val="28"/>
          <w:szCs w:val="28"/>
        </w:rPr>
        <w:t>, Ashish, et al. Attention Is All You Need.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</w:p>
    <w:p w14:paraId="27AEDED8" w14:textId="77777777" w:rsidR="009D4019" w:rsidRDefault="009D4019">
      <w:pPr>
        <w:spacing w:line="360" w:lineRule="auto"/>
        <w:rPr>
          <w:rFonts w:ascii="微软雅黑" w:eastAsia="微软雅黑" w:hAnsi="微软雅黑"/>
          <w:sz w:val="28"/>
          <w:szCs w:val="28"/>
        </w:rPr>
      </w:pPr>
    </w:p>
    <w:sectPr w:rsidR="009D4019">
      <w:headerReference w:type="default" r:id="rId21"/>
      <w:footerReference w:type="default" r:id="rId22"/>
      <w:pgSz w:w="11906" w:h="16838"/>
      <w:pgMar w:top="1440" w:right="1134" w:bottom="1440" w:left="1134" w:header="850" w:footer="1020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3" w:author="Libin Zheng" w:date="2023-10-05T22:39:00Z" w:initials="">
    <w:p w14:paraId="7DFE2EE6" w14:textId="77777777" w:rsidR="009D4019" w:rsidRDefault="00000000">
      <w:pPr>
        <w:pStyle w:val="a6"/>
      </w:pPr>
      <w:r>
        <w:rPr>
          <w:rFonts w:hint="eastAsia"/>
        </w:rPr>
        <w:t>其实这里他们的最主要缺点，同时也是你这个工作最主要的创新点：就是他们只对需求数，而没有对用车旅程进行预测，这样子平台就没办法给不同单车配置不同容量电池，从而适应不同区域不同强度的电单车里程需求</w:t>
      </w:r>
    </w:p>
  </w:comment>
  <w:comment w:id="64" w:author="Farmer John" w:date="2023-10-09T20:14:00Z" w:initials="">
    <w:p w14:paraId="4F3F4D7D" w14:textId="77777777" w:rsidR="009D4019" w:rsidRDefault="00000000">
      <w:pPr>
        <w:pStyle w:val="a6"/>
      </w:pPr>
      <w:r>
        <w:rPr>
          <w:rFonts w:hint="eastAsia"/>
        </w:rPr>
        <w:t>但是我选的相关专利</w:t>
      </w:r>
      <w:r>
        <w:rPr>
          <w:rFonts w:hint="eastAsia"/>
        </w:rPr>
        <w:t>1</w:t>
      </w:r>
      <w:r>
        <w:rPr>
          <w:rFonts w:hint="eastAsia"/>
        </w:rPr>
        <w:t>，其实是</w:t>
      </w:r>
      <w:proofErr w:type="gramStart"/>
      <w:r>
        <w:rPr>
          <w:rFonts w:hint="eastAsia"/>
        </w:rPr>
        <w:t>对换电需求</w:t>
      </w:r>
      <w:proofErr w:type="gramEnd"/>
      <w:r>
        <w:rPr>
          <w:rFonts w:hint="eastAsia"/>
        </w:rPr>
        <w:t>做了预测的。</w:t>
      </w:r>
      <w:r>
        <w:rPr>
          <w:rFonts w:hint="eastAsia"/>
        </w:rPr>
        <w:t xml:space="preserve"> </w:t>
      </w:r>
    </w:p>
  </w:comment>
  <w:comment w:id="77" w:author="Libin Zheng" w:date="2023-10-05T22:41:00Z" w:initials="">
    <w:p w14:paraId="7FF31049" w14:textId="77777777" w:rsidR="009D4019" w:rsidRDefault="00000000">
      <w:pPr>
        <w:pStyle w:val="a6"/>
      </w:pPr>
      <w:r>
        <w:rPr>
          <w:rFonts w:hint="eastAsia"/>
        </w:rPr>
        <w:t>你的创新点是“用单个模型”就把这两个东西同时预测了。这两个任务其实不是独立的，他们是耦合的，用多任务学习的机制同时预测这两个任务是</w:t>
      </w:r>
      <w:r>
        <w:rPr>
          <w:rFonts w:hint="eastAsia"/>
        </w:rPr>
        <w:t>1</w:t>
      </w:r>
      <w:r>
        <w:t>+1</w:t>
      </w:r>
      <w:r>
        <w:rPr>
          <w:rFonts w:hint="eastAsia"/>
        </w:rPr>
        <w:t>&gt;</w:t>
      </w:r>
      <w:r>
        <w:t>2</w:t>
      </w:r>
      <w:r>
        <w:rPr>
          <w:rFonts w:hint="eastAsia"/>
        </w:rPr>
        <w:t>的机制，因为这</w:t>
      </w:r>
      <w:r>
        <w:rPr>
          <w:rFonts w:hint="eastAsia"/>
        </w:rPr>
        <w:t>2</w:t>
      </w:r>
      <w:r>
        <w:rPr>
          <w:rFonts w:hint="eastAsia"/>
        </w:rPr>
        <w:t>任务之间彼此就具有相关性，所以一起训练其实是有助于模型训练的</w:t>
      </w:r>
    </w:p>
  </w:comment>
  <w:comment w:id="80" w:author="Libin Zheng" w:date="2023-10-05T22:45:00Z" w:initials="">
    <w:p w14:paraId="4A8C8CFA" w14:textId="77777777" w:rsidR="009D4019" w:rsidRDefault="00000000">
      <w:pPr>
        <w:pStyle w:val="a6"/>
      </w:pPr>
      <w:r>
        <w:rPr>
          <w:rFonts w:hint="eastAsia"/>
        </w:rPr>
        <w:t>还有他们的一个痛点是大都忽略了里程的预测吧，这方面的工作几乎是空缺的，你是第一个考虑到的，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FE2EE6" w15:done="0"/>
  <w15:commentEx w15:paraId="4F3F4D7D" w15:done="0"/>
  <w15:commentEx w15:paraId="7FF31049" w15:done="0"/>
  <w15:commentEx w15:paraId="4A8C8C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FE2EE6" w16cid:durableId="2332E70F"/>
  <w16cid:commentId w16cid:paraId="4F3F4D7D" w16cid:durableId="75545834"/>
  <w16cid:commentId w16cid:paraId="7FF31049" w16cid:durableId="67F986C0"/>
  <w16cid:commentId w16cid:paraId="4A8C8CFA" w16cid:durableId="1C117B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9D02A" w14:textId="77777777" w:rsidR="00B64E8F" w:rsidRDefault="00B64E8F"/>
  </w:endnote>
  <w:endnote w:type="continuationSeparator" w:id="0">
    <w:p w14:paraId="2CAC9F85" w14:textId="77777777" w:rsidR="00B64E8F" w:rsidRDefault="00B64E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791C1" w14:textId="77777777" w:rsidR="009D4019" w:rsidRDefault="00000000">
    <w:pPr>
      <w:pStyle w:val="aa"/>
      <w:ind w:firstLineChars="2600" w:firstLine="5460"/>
    </w:pPr>
    <w:r>
      <w:rPr>
        <w:rFonts w:ascii="微软雅黑" w:eastAsia="微软雅黑" w:hAnsi="微软雅黑"/>
        <w:b/>
        <w:color w:val="365F91" w:themeColor="accent1" w:themeShade="BF"/>
        <w:sz w:val="21"/>
        <w:szCs w:val="21"/>
        <w:lang w:val="zh-CN"/>
      </w:rPr>
      <w:t>技术交底书</w:t>
    </w:r>
    <w:r>
      <w:rPr>
        <w:rFonts w:ascii="微软雅黑" w:eastAsia="微软雅黑" w:hAnsi="微软雅黑" w:hint="eastAsia"/>
        <w:b/>
        <w:color w:val="365F91" w:themeColor="accent1" w:themeShade="BF"/>
        <w:sz w:val="21"/>
        <w:szCs w:val="21"/>
        <w:lang w:val="zh-CN"/>
      </w:rPr>
      <w:t xml:space="preserve">                                    </w:t>
    </w:r>
    <w:r>
      <w:rPr>
        <w:rFonts w:ascii="微软雅黑" w:eastAsia="微软雅黑" w:hAnsi="微软雅黑"/>
        <w:color w:val="000000" w:themeColor="text1"/>
        <w:sz w:val="21"/>
        <w:szCs w:val="21"/>
      </w:rPr>
      <w:fldChar w:fldCharType="begin"/>
    </w:r>
    <w:r>
      <w:rPr>
        <w:rFonts w:ascii="微软雅黑" w:eastAsia="微软雅黑" w:hAnsi="微软雅黑"/>
        <w:color w:val="000000" w:themeColor="text1"/>
        <w:sz w:val="21"/>
        <w:szCs w:val="21"/>
      </w:rPr>
      <w:instrText xml:space="preserve"> PAGE   \* MERGEFORMAT </w:instrText>
    </w:r>
    <w:r>
      <w:rPr>
        <w:rFonts w:ascii="微软雅黑" w:eastAsia="微软雅黑" w:hAnsi="微软雅黑"/>
        <w:color w:val="000000" w:themeColor="text1"/>
        <w:sz w:val="21"/>
        <w:szCs w:val="21"/>
      </w:rPr>
      <w:fldChar w:fldCharType="separate"/>
    </w:r>
    <w:r>
      <w:rPr>
        <w:rFonts w:ascii="微软雅黑" w:eastAsia="微软雅黑" w:hAnsi="微软雅黑"/>
        <w:color w:val="000000" w:themeColor="text1"/>
        <w:sz w:val="21"/>
        <w:szCs w:val="21"/>
        <w:lang w:val="zh-CN"/>
      </w:rPr>
      <w:t>3</w:t>
    </w:r>
    <w:r>
      <w:rPr>
        <w:rFonts w:ascii="微软雅黑" w:eastAsia="微软雅黑" w:hAnsi="微软雅黑"/>
        <w:color w:val="000000" w:themeColor="text1"/>
        <w:sz w:val="21"/>
        <w:szCs w:val="21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E8B78" w14:textId="77777777" w:rsidR="00B64E8F" w:rsidRDefault="00B64E8F"/>
  </w:footnote>
  <w:footnote w:type="continuationSeparator" w:id="0">
    <w:p w14:paraId="272496B0" w14:textId="77777777" w:rsidR="00B64E8F" w:rsidRDefault="00B64E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D1602" w14:textId="77777777" w:rsidR="009D4019" w:rsidRDefault="00000000">
    <w:pPr>
      <w:pStyle w:val="ac"/>
      <w:jc w:val="both"/>
      <w:rPr>
        <w:rFonts w:ascii="微软雅黑" w:eastAsia="微软雅黑" w:hAnsi="微软雅黑"/>
        <w:b/>
        <w:color w:val="808080" w:themeColor="background1" w:themeShade="80"/>
        <w:sz w:val="21"/>
        <w:szCs w:val="21"/>
      </w:rPr>
    </w:pPr>
    <w:r>
      <w:rPr>
        <w:noProof/>
      </w:rPr>
      <w:drawing>
        <wp:inline distT="0" distB="0" distL="0" distR="0" wp14:anchorId="7A10E217" wp14:editId="74BE8FDA">
          <wp:extent cx="723900" cy="333375"/>
          <wp:effectExtent l="0" t="0" r="0" b="0"/>
          <wp:docPr id="158090277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0902774" name="图片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ptab w:relativeTo="margin" w:alignment="center" w:leader="none"/>
    </w:r>
    <w:r>
      <w:rPr>
        <w:rFonts w:hint="eastAsia"/>
        <w:b/>
        <w:sz w:val="44"/>
        <w:szCs w:val="44"/>
      </w:rPr>
      <w:t xml:space="preserve">                                </w:t>
    </w:r>
    <w:r>
      <w:rPr>
        <w:rFonts w:ascii="微软雅黑" w:eastAsia="微软雅黑" w:hAnsi="微软雅黑"/>
        <w:b/>
        <w:color w:val="365F91" w:themeColor="accent1" w:themeShade="BF"/>
        <w:kern w:val="0"/>
        <w:sz w:val="21"/>
        <w:szCs w:val="21"/>
        <w:fitText w:val="1260" w:id="1743082014"/>
      </w:rPr>
      <w:t>三环知识产权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FAAD8"/>
    <w:multiLevelType w:val="multilevel"/>
    <w:tmpl w:val="FFDFAAD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D2F00E8"/>
    <w:multiLevelType w:val="multilevel"/>
    <w:tmpl w:val="0D2F00E8"/>
    <w:lvl w:ilvl="0">
      <w:start w:val="1"/>
      <w:numFmt w:val="japaneseCounting"/>
      <w:lvlText w:val="%1、"/>
      <w:lvlJc w:val="left"/>
      <w:pPr>
        <w:ind w:left="720" w:hanging="720"/>
      </w:pPr>
      <w:rPr>
        <w:rFonts w:cstheme="minorBidi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CB6D7A"/>
    <w:multiLevelType w:val="multilevel"/>
    <w:tmpl w:val="23CB6D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6A6379"/>
    <w:multiLevelType w:val="multilevel"/>
    <w:tmpl w:val="396A6379"/>
    <w:lvl w:ilvl="0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58568803">
    <w:abstractNumId w:val="1"/>
  </w:num>
  <w:num w:numId="2" w16cid:durableId="963853797">
    <w:abstractNumId w:val="0"/>
  </w:num>
  <w:num w:numId="3" w16cid:durableId="825434776">
    <w:abstractNumId w:val="2"/>
  </w:num>
  <w:num w:numId="4" w16cid:durableId="141331109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uanhaoliu">
    <w15:presenceInfo w15:providerId="None" w15:userId="yuanhaoliu"/>
  </w15:person>
  <w15:person w15:author="Libin Zheng">
    <w15:presenceInfo w15:providerId="None" w15:userId="Libin Zheng"/>
  </w15:person>
  <w15:person w15:author="左晗 吴">
    <w15:presenceInfo w15:providerId="Windows Live" w15:userId="5c8c3ca01a8f7e2e"/>
  </w15:person>
  <w15:person w15:author="John Farmer">
    <w15:presenceInfo w15:providerId="Windows Live" w15:userId="35d848b091e1d1fe"/>
  </w15:person>
  <w15:person w15:author="Farmer John">
    <w15:presenceInfo w15:providerId="Windows Live" w15:userId="35d848b091e1d1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I0MzExMzJhNzUyYmNhODVmZDU3ZDEwNWZkNjk3MjkifQ=="/>
  </w:docVars>
  <w:rsids>
    <w:rsidRoot w:val="00563B29"/>
    <w:rsid w:val="81BEF7D4"/>
    <w:rsid w:val="83BD2708"/>
    <w:rsid w:val="83FE13AC"/>
    <w:rsid w:val="8577DEB6"/>
    <w:rsid w:val="87BD44D7"/>
    <w:rsid w:val="8FFBE602"/>
    <w:rsid w:val="91FE183A"/>
    <w:rsid w:val="95CF9C22"/>
    <w:rsid w:val="95FFF89F"/>
    <w:rsid w:val="977F7B2C"/>
    <w:rsid w:val="97E3A23A"/>
    <w:rsid w:val="97EBC8A8"/>
    <w:rsid w:val="97FCBE16"/>
    <w:rsid w:val="9D694BD9"/>
    <w:rsid w:val="9D8D866A"/>
    <w:rsid w:val="9EB344BC"/>
    <w:rsid w:val="9EEE2B9A"/>
    <w:rsid w:val="9F9E39CC"/>
    <w:rsid w:val="9FBB9A18"/>
    <w:rsid w:val="9FF65E18"/>
    <w:rsid w:val="A4FCE8A8"/>
    <w:rsid w:val="A5BDD0DE"/>
    <w:rsid w:val="A6FB90C5"/>
    <w:rsid w:val="A7BA9D8D"/>
    <w:rsid w:val="A97F549B"/>
    <w:rsid w:val="AADBF448"/>
    <w:rsid w:val="ABD70C3D"/>
    <w:rsid w:val="ADF7BEE4"/>
    <w:rsid w:val="AE3D1E04"/>
    <w:rsid w:val="AEB7C3B5"/>
    <w:rsid w:val="AEFF433A"/>
    <w:rsid w:val="AF6FFC81"/>
    <w:rsid w:val="AFED70DC"/>
    <w:rsid w:val="AFEF5C5C"/>
    <w:rsid w:val="B21FE5C4"/>
    <w:rsid w:val="B37F2830"/>
    <w:rsid w:val="B5AA1DBE"/>
    <w:rsid w:val="B5FA56E0"/>
    <w:rsid w:val="B5FB8F40"/>
    <w:rsid w:val="B6E9F48E"/>
    <w:rsid w:val="B759F2AA"/>
    <w:rsid w:val="B7DBFD86"/>
    <w:rsid w:val="B7FD4776"/>
    <w:rsid w:val="B7FF7E2C"/>
    <w:rsid w:val="B93F9FE6"/>
    <w:rsid w:val="B95F92D4"/>
    <w:rsid w:val="BA4F5543"/>
    <w:rsid w:val="BBDD7B40"/>
    <w:rsid w:val="BBF57F1A"/>
    <w:rsid w:val="BCBF8A29"/>
    <w:rsid w:val="BDBB3C3C"/>
    <w:rsid w:val="BDE7AD2A"/>
    <w:rsid w:val="BE7B14E4"/>
    <w:rsid w:val="BF6D2F71"/>
    <w:rsid w:val="BF770306"/>
    <w:rsid w:val="BFAC5A98"/>
    <w:rsid w:val="BFED3DF5"/>
    <w:rsid w:val="BFF99B67"/>
    <w:rsid w:val="BFFAF62F"/>
    <w:rsid w:val="BFFE6CFE"/>
    <w:rsid w:val="BFFFB65D"/>
    <w:rsid w:val="C2FA431B"/>
    <w:rsid w:val="C5DE21BC"/>
    <w:rsid w:val="C6CAE9C2"/>
    <w:rsid w:val="C6FB6877"/>
    <w:rsid w:val="C7BF1279"/>
    <w:rsid w:val="C8F71893"/>
    <w:rsid w:val="C97EFAF0"/>
    <w:rsid w:val="CACCAB6E"/>
    <w:rsid w:val="CB9D0174"/>
    <w:rsid w:val="CCEE4515"/>
    <w:rsid w:val="CD27F777"/>
    <w:rsid w:val="CD7FCAAB"/>
    <w:rsid w:val="CDC60EEC"/>
    <w:rsid w:val="CDFF7534"/>
    <w:rsid w:val="CF3DA164"/>
    <w:rsid w:val="CF7ECC5C"/>
    <w:rsid w:val="CFAA6795"/>
    <w:rsid w:val="CFAB9B53"/>
    <w:rsid w:val="CFF72572"/>
    <w:rsid w:val="CFFEF64F"/>
    <w:rsid w:val="D35F820F"/>
    <w:rsid w:val="D3935392"/>
    <w:rsid w:val="D3EF7576"/>
    <w:rsid w:val="D47E0E02"/>
    <w:rsid w:val="D4AFC509"/>
    <w:rsid w:val="D51C2652"/>
    <w:rsid w:val="D6FF8AA3"/>
    <w:rsid w:val="D71F1676"/>
    <w:rsid w:val="D7D50059"/>
    <w:rsid w:val="D7F76EDA"/>
    <w:rsid w:val="D8FC8FF6"/>
    <w:rsid w:val="D8FF98DC"/>
    <w:rsid w:val="D9DF1483"/>
    <w:rsid w:val="DADD19D4"/>
    <w:rsid w:val="DADFDAAE"/>
    <w:rsid w:val="DAFBD7B5"/>
    <w:rsid w:val="DB4A2592"/>
    <w:rsid w:val="DC7362DA"/>
    <w:rsid w:val="DCE92F78"/>
    <w:rsid w:val="DD6F5E7B"/>
    <w:rsid w:val="DD7DC56A"/>
    <w:rsid w:val="DDBD7FF0"/>
    <w:rsid w:val="DDF93D65"/>
    <w:rsid w:val="DEDF6888"/>
    <w:rsid w:val="DF3CF07D"/>
    <w:rsid w:val="DF6F5019"/>
    <w:rsid w:val="DF6FDDF0"/>
    <w:rsid w:val="DF753F93"/>
    <w:rsid w:val="DF79897D"/>
    <w:rsid w:val="DF7F82CE"/>
    <w:rsid w:val="DF9DAF30"/>
    <w:rsid w:val="DFDFFE4D"/>
    <w:rsid w:val="DFFB18CE"/>
    <w:rsid w:val="DFFBA35A"/>
    <w:rsid w:val="E4FED9D6"/>
    <w:rsid w:val="E6B72F37"/>
    <w:rsid w:val="E6D79F4A"/>
    <w:rsid w:val="E6F65EFA"/>
    <w:rsid w:val="E76773EF"/>
    <w:rsid w:val="E77F0B64"/>
    <w:rsid w:val="E7DF1B3F"/>
    <w:rsid w:val="E7F7090B"/>
    <w:rsid w:val="E7FA4610"/>
    <w:rsid w:val="E95F039F"/>
    <w:rsid w:val="E9D4E6CA"/>
    <w:rsid w:val="E9F58D22"/>
    <w:rsid w:val="E9FAAADE"/>
    <w:rsid w:val="EA7F84D4"/>
    <w:rsid w:val="EA7FD0C7"/>
    <w:rsid w:val="EBE72055"/>
    <w:rsid w:val="EBFFBEFD"/>
    <w:rsid w:val="EBFFFC6B"/>
    <w:rsid w:val="EDBF848E"/>
    <w:rsid w:val="EDCE4A28"/>
    <w:rsid w:val="EEFB21AF"/>
    <w:rsid w:val="EF77986C"/>
    <w:rsid w:val="EF7C9ED9"/>
    <w:rsid w:val="EF8E1E01"/>
    <w:rsid w:val="EF9A35B0"/>
    <w:rsid w:val="EFBF573F"/>
    <w:rsid w:val="EFBFBF53"/>
    <w:rsid w:val="EFDA6BB7"/>
    <w:rsid w:val="EFEC20CD"/>
    <w:rsid w:val="EFEC4DDD"/>
    <w:rsid w:val="EFED3C6C"/>
    <w:rsid w:val="EFEF891F"/>
    <w:rsid w:val="EFF3FF8D"/>
    <w:rsid w:val="F19C9F56"/>
    <w:rsid w:val="F3333717"/>
    <w:rsid w:val="F3DA06CE"/>
    <w:rsid w:val="F3E17E35"/>
    <w:rsid w:val="F3EFA22E"/>
    <w:rsid w:val="F3F9AB46"/>
    <w:rsid w:val="F3FEF3A1"/>
    <w:rsid w:val="F5DB26D6"/>
    <w:rsid w:val="F5DD1ACE"/>
    <w:rsid w:val="F5FED8A6"/>
    <w:rsid w:val="F67F758D"/>
    <w:rsid w:val="F6C735DE"/>
    <w:rsid w:val="F6D629A0"/>
    <w:rsid w:val="F6D76EBB"/>
    <w:rsid w:val="F6EB1E28"/>
    <w:rsid w:val="F6F8ACEC"/>
    <w:rsid w:val="F6FD30FC"/>
    <w:rsid w:val="F73FB303"/>
    <w:rsid w:val="F7BF12F6"/>
    <w:rsid w:val="F7D34EE6"/>
    <w:rsid w:val="F7EEF6B3"/>
    <w:rsid w:val="F7EF098C"/>
    <w:rsid w:val="F7F71298"/>
    <w:rsid w:val="F7FDD584"/>
    <w:rsid w:val="F7FE2424"/>
    <w:rsid w:val="F7FEC5E3"/>
    <w:rsid w:val="F7FF07DA"/>
    <w:rsid w:val="F7FF52C7"/>
    <w:rsid w:val="F8E97670"/>
    <w:rsid w:val="F97FAFCD"/>
    <w:rsid w:val="F99DECED"/>
    <w:rsid w:val="F9FF0779"/>
    <w:rsid w:val="FA33BA7D"/>
    <w:rsid w:val="FA9FB350"/>
    <w:rsid w:val="FAF3C663"/>
    <w:rsid w:val="FAF5B669"/>
    <w:rsid w:val="FB5FC1D9"/>
    <w:rsid w:val="FBB5FDDA"/>
    <w:rsid w:val="FBD77645"/>
    <w:rsid w:val="FBDBA1EB"/>
    <w:rsid w:val="FBE35973"/>
    <w:rsid w:val="FBEFF3C2"/>
    <w:rsid w:val="FBF7629C"/>
    <w:rsid w:val="FBF7E9C2"/>
    <w:rsid w:val="FBFBE0CA"/>
    <w:rsid w:val="FBFE3CAD"/>
    <w:rsid w:val="FC1E732E"/>
    <w:rsid w:val="FCB864F0"/>
    <w:rsid w:val="FCFF1186"/>
    <w:rsid w:val="FCFF3761"/>
    <w:rsid w:val="FD9E47D5"/>
    <w:rsid w:val="FDAF071F"/>
    <w:rsid w:val="FDC5F7D2"/>
    <w:rsid w:val="FDD4BD47"/>
    <w:rsid w:val="FDD77630"/>
    <w:rsid w:val="FDDA742A"/>
    <w:rsid w:val="FDDBC146"/>
    <w:rsid w:val="FDDDF17E"/>
    <w:rsid w:val="FDE75F88"/>
    <w:rsid w:val="FDE98C9A"/>
    <w:rsid w:val="FDF79502"/>
    <w:rsid w:val="FDFD29EE"/>
    <w:rsid w:val="FDFE35F7"/>
    <w:rsid w:val="FDFF507F"/>
    <w:rsid w:val="FDFFC794"/>
    <w:rsid w:val="FDFFE154"/>
    <w:rsid w:val="FE3EB701"/>
    <w:rsid w:val="FE5FEDE3"/>
    <w:rsid w:val="FE7D1468"/>
    <w:rsid w:val="FE9E464F"/>
    <w:rsid w:val="FEB9805F"/>
    <w:rsid w:val="FEE9BE9E"/>
    <w:rsid w:val="FEEE8D16"/>
    <w:rsid w:val="FEF03AD5"/>
    <w:rsid w:val="FEF7B04E"/>
    <w:rsid w:val="FEFB06A6"/>
    <w:rsid w:val="FEFD9578"/>
    <w:rsid w:val="FEFFA076"/>
    <w:rsid w:val="FF190C3A"/>
    <w:rsid w:val="FF2EFA1D"/>
    <w:rsid w:val="FF3FC64D"/>
    <w:rsid w:val="FF52F23A"/>
    <w:rsid w:val="FF53A842"/>
    <w:rsid w:val="FF59D138"/>
    <w:rsid w:val="FF6F5827"/>
    <w:rsid w:val="FF7FA584"/>
    <w:rsid w:val="FF9F4819"/>
    <w:rsid w:val="FFB7D758"/>
    <w:rsid w:val="FFB7DA7E"/>
    <w:rsid w:val="FFBB0C52"/>
    <w:rsid w:val="FFD42EA7"/>
    <w:rsid w:val="FFDF0942"/>
    <w:rsid w:val="FFDF2997"/>
    <w:rsid w:val="FFDF90BA"/>
    <w:rsid w:val="FFE71735"/>
    <w:rsid w:val="FFE7B0D7"/>
    <w:rsid w:val="FFEB7DD3"/>
    <w:rsid w:val="FFF232C6"/>
    <w:rsid w:val="FFF243DA"/>
    <w:rsid w:val="FFF3A4AA"/>
    <w:rsid w:val="FFF6C82F"/>
    <w:rsid w:val="FFF74D44"/>
    <w:rsid w:val="FFF76A4D"/>
    <w:rsid w:val="FFF77BCD"/>
    <w:rsid w:val="FFFA9DC0"/>
    <w:rsid w:val="FFFB08E3"/>
    <w:rsid w:val="FFFC5FA5"/>
    <w:rsid w:val="FFFF7848"/>
    <w:rsid w:val="FFFF93FD"/>
    <w:rsid w:val="00000A51"/>
    <w:rsid w:val="00004618"/>
    <w:rsid w:val="00006C93"/>
    <w:rsid w:val="00021B95"/>
    <w:rsid w:val="000226FA"/>
    <w:rsid w:val="00023F3B"/>
    <w:rsid w:val="0002669C"/>
    <w:rsid w:val="00030FD4"/>
    <w:rsid w:val="00034933"/>
    <w:rsid w:val="0003581A"/>
    <w:rsid w:val="00035ADC"/>
    <w:rsid w:val="00036A33"/>
    <w:rsid w:val="00040E7F"/>
    <w:rsid w:val="00044EAD"/>
    <w:rsid w:val="000503F0"/>
    <w:rsid w:val="000512D3"/>
    <w:rsid w:val="00052670"/>
    <w:rsid w:val="00057D91"/>
    <w:rsid w:val="0006149E"/>
    <w:rsid w:val="000616F3"/>
    <w:rsid w:val="0006490E"/>
    <w:rsid w:val="00064A5D"/>
    <w:rsid w:val="00065059"/>
    <w:rsid w:val="00074C1D"/>
    <w:rsid w:val="000764FB"/>
    <w:rsid w:val="00081BEA"/>
    <w:rsid w:val="0008210D"/>
    <w:rsid w:val="0008350B"/>
    <w:rsid w:val="000838D7"/>
    <w:rsid w:val="0009140D"/>
    <w:rsid w:val="00093980"/>
    <w:rsid w:val="00097074"/>
    <w:rsid w:val="000A0CA1"/>
    <w:rsid w:val="000A10D1"/>
    <w:rsid w:val="000A19E0"/>
    <w:rsid w:val="000A3726"/>
    <w:rsid w:val="000A3E16"/>
    <w:rsid w:val="000A429C"/>
    <w:rsid w:val="000A5463"/>
    <w:rsid w:val="000A6743"/>
    <w:rsid w:val="000A7C23"/>
    <w:rsid w:val="000B69B3"/>
    <w:rsid w:val="000C0AB5"/>
    <w:rsid w:val="000C10C3"/>
    <w:rsid w:val="000C1A85"/>
    <w:rsid w:val="000C45A2"/>
    <w:rsid w:val="000C49A0"/>
    <w:rsid w:val="000D1CDE"/>
    <w:rsid w:val="000D1F63"/>
    <w:rsid w:val="000D740A"/>
    <w:rsid w:val="000E0C0A"/>
    <w:rsid w:val="000E5B8F"/>
    <w:rsid w:val="000F09A3"/>
    <w:rsid w:val="000F190A"/>
    <w:rsid w:val="000F2A51"/>
    <w:rsid w:val="000F7461"/>
    <w:rsid w:val="00100C27"/>
    <w:rsid w:val="0010274B"/>
    <w:rsid w:val="00106186"/>
    <w:rsid w:val="00111E47"/>
    <w:rsid w:val="00113038"/>
    <w:rsid w:val="00113D35"/>
    <w:rsid w:val="001140E9"/>
    <w:rsid w:val="0011734F"/>
    <w:rsid w:val="001252DC"/>
    <w:rsid w:val="001316FB"/>
    <w:rsid w:val="00134D34"/>
    <w:rsid w:val="00135EB8"/>
    <w:rsid w:val="0015248B"/>
    <w:rsid w:val="001541B2"/>
    <w:rsid w:val="00154B5B"/>
    <w:rsid w:val="00164A4B"/>
    <w:rsid w:val="00170353"/>
    <w:rsid w:val="0017064D"/>
    <w:rsid w:val="001730EA"/>
    <w:rsid w:val="001763D7"/>
    <w:rsid w:val="00180FA3"/>
    <w:rsid w:val="0018215E"/>
    <w:rsid w:val="001835E6"/>
    <w:rsid w:val="00186605"/>
    <w:rsid w:val="00187E73"/>
    <w:rsid w:val="00197233"/>
    <w:rsid w:val="001B00BA"/>
    <w:rsid w:val="001B7A70"/>
    <w:rsid w:val="001C0A0C"/>
    <w:rsid w:val="001C1E7D"/>
    <w:rsid w:val="001D3F10"/>
    <w:rsid w:val="001D7466"/>
    <w:rsid w:val="001E3D9E"/>
    <w:rsid w:val="001E60A3"/>
    <w:rsid w:val="001E644D"/>
    <w:rsid w:val="001F0D23"/>
    <w:rsid w:val="001F58F8"/>
    <w:rsid w:val="00201473"/>
    <w:rsid w:val="00202378"/>
    <w:rsid w:val="00202430"/>
    <w:rsid w:val="002040C5"/>
    <w:rsid w:val="00213F74"/>
    <w:rsid w:val="00217CE6"/>
    <w:rsid w:val="00220EC5"/>
    <w:rsid w:val="00222E73"/>
    <w:rsid w:val="00223168"/>
    <w:rsid w:val="00225E7F"/>
    <w:rsid w:val="00231C8C"/>
    <w:rsid w:val="00250B30"/>
    <w:rsid w:val="00253814"/>
    <w:rsid w:val="002540CE"/>
    <w:rsid w:val="00254577"/>
    <w:rsid w:val="002554A9"/>
    <w:rsid w:val="00257A09"/>
    <w:rsid w:val="00263C02"/>
    <w:rsid w:val="00264CBF"/>
    <w:rsid w:val="00265119"/>
    <w:rsid w:val="00266E0B"/>
    <w:rsid w:val="00273D93"/>
    <w:rsid w:val="00275024"/>
    <w:rsid w:val="002762D9"/>
    <w:rsid w:val="002763D3"/>
    <w:rsid w:val="00283E18"/>
    <w:rsid w:val="0028521A"/>
    <w:rsid w:val="00290F7A"/>
    <w:rsid w:val="0029364E"/>
    <w:rsid w:val="002A11AC"/>
    <w:rsid w:val="002A3BE9"/>
    <w:rsid w:val="002A51A7"/>
    <w:rsid w:val="002B4A4E"/>
    <w:rsid w:val="002B59FA"/>
    <w:rsid w:val="002C04F6"/>
    <w:rsid w:val="002C621E"/>
    <w:rsid w:val="002D55F6"/>
    <w:rsid w:val="002D7DC7"/>
    <w:rsid w:val="002E0899"/>
    <w:rsid w:val="002E19E5"/>
    <w:rsid w:val="002E4FA1"/>
    <w:rsid w:val="002E700E"/>
    <w:rsid w:val="002E72C0"/>
    <w:rsid w:val="002F29D3"/>
    <w:rsid w:val="00304A06"/>
    <w:rsid w:val="00305C1D"/>
    <w:rsid w:val="00306F57"/>
    <w:rsid w:val="00311111"/>
    <w:rsid w:val="00312CA2"/>
    <w:rsid w:val="0031644C"/>
    <w:rsid w:val="00316A08"/>
    <w:rsid w:val="00323C3D"/>
    <w:rsid w:val="00331685"/>
    <w:rsid w:val="00340BBE"/>
    <w:rsid w:val="00341490"/>
    <w:rsid w:val="00342E96"/>
    <w:rsid w:val="00343BBD"/>
    <w:rsid w:val="00347F9D"/>
    <w:rsid w:val="00353B75"/>
    <w:rsid w:val="00354C2D"/>
    <w:rsid w:val="0035505A"/>
    <w:rsid w:val="00355D7A"/>
    <w:rsid w:val="003565CA"/>
    <w:rsid w:val="00357E00"/>
    <w:rsid w:val="00357FC8"/>
    <w:rsid w:val="00361302"/>
    <w:rsid w:val="0036525A"/>
    <w:rsid w:val="0037162F"/>
    <w:rsid w:val="003724DD"/>
    <w:rsid w:val="003726BB"/>
    <w:rsid w:val="00380E37"/>
    <w:rsid w:val="00383BF4"/>
    <w:rsid w:val="00385702"/>
    <w:rsid w:val="003934E0"/>
    <w:rsid w:val="0039516F"/>
    <w:rsid w:val="0039723B"/>
    <w:rsid w:val="003A4BF7"/>
    <w:rsid w:val="003A5858"/>
    <w:rsid w:val="003A7BE4"/>
    <w:rsid w:val="003B2FAC"/>
    <w:rsid w:val="003B6163"/>
    <w:rsid w:val="003B75C6"/>
    <w:rsid w:val="003C0522"/>
    <w:rsid w:val="003C0A95"/>
    <w:rsid w:val="003C21A7"/>
    <w:rsid w:val="003C4631"/>
    <w:rsid w:val="003D0248"/>
    <w:rsid w:val="003D0326"/>
    <w:rsid w:val="003D22C1"/>
    <w:rsid w:val="003D4D27"/>
    <w:rsid w:val="003D6CEC"/>
    <w:rsid w:val="003E1158"/>
    <w:rsid w:val="003E1BB1"/>
    <w:rsid w:val="003E286E"/>
    <w:rsid w:val="003E4F62"/>
    <w:rsid w:val="003E5C50"/>
    <w:rsid w:val="003E7917"/>
    <w:rsid w:val="003F10C5"/>
    <w:rsid w:val="003F1942"/>
    <w:rsid w:val="00402EF7"/>
    <w:rsid w:val="004036E7"/>
    <w:rsid w:val="00403EAA"/>
    <w:rsid w:val="00406D93"/>
    <w:rsid w:val="00410346"/>
    <w:rsid w:val="00410408"/>
    <w:rsid w:val="004108DC"/>
    <w:rsid w:val="00414484"/>
    <w:rsid w:val="00421CF2"/>
    <w:rsid w:val="00426AE7"/>
    <w:rsid w:val="0043000F"/>
    <w:rsid w:val="00440505"/>
    <w:rsid w:val="00441289"/>
    <w:rsid w:val="00450945"/>
    <w:rsid w:val="0045204C"/>
    <w:rsid w:val="00454DBB"/>
    <w:rsid w:val="00454EC0"/>
    <w:rsid w:val="00457DF6"/>
    <w:rsid w:val="00461B9D"/>
    <w:rsid w:val="00462AAC"/>
    <w:rsid w:val="00463CAB"/>
    <w:rsid w:val="004666B8"/>
    <w:rsid w:val="00467955"/>
    <w:rsid w:val="00471A31"/>
    <w:rsid w:val="00473669"/>
    <w:rsid w:val="00476EB3"/>
    <w:rsid w:val="004775C2"/>
    <w:rsid w:val="00490984"/>
    <w:rsid w:val="00491015"/>
    <w:rsid w:val="004930C3"/>
    <w:rsid w:val="0049332A"/>
    <w:rsid w:val="0049738B"/>
    <w:rsid w:val="004A1AC2"/>
    <w:rsid w:val="004A368E"/>
    <w:rsid w:val="004B38CD"/>
    <w:rsid w:val="004B5083"/>
    <w:rsid w:val="004B6731"/>
    <w:rsid w:val="004C29AA"/>
    <w:rsid w:val="004C456D"/>
    <w:rsid w:val="004C59DC"/>
    <w:rsid w:val="004C763A"/>
    <w:rsid w:val="004D2350"/>
    <w:rsid w:val="004D523D"/>
    <w:rsid w:val="004E6BC2"/>
    <w:rsid w:val="004F539A"/>
    <w:rsid w:val="005024F6"/>
    <w:rsid w:val="00505C48"/>
    <w:rsid w:val="005132DB"/>
    <w:rsid w:val="00517394"/>
    <w:rsid w:val="00522854"/>
    <w:rsid w:val="00522980"/>
    <w:rsid w:val="005304B7"/>
    <w:rsid w:val="00530B3F"/>
    <w:rsid w:val="00532D66"/>
    <w:rsid w:val="00534D12"/>
    <w:rsid w:val="00535BC1"/>
    <w:rsid w:val="00535F4C"/>
    <w:rsid w:val="005443F2"/>
    <w:rsid w:val="00544A50"/>
    <w:rsid w:val="0054577F"/>
    <w:rsid w:val="00546697"/>
    <w:rsid w:val="00553316"/>
    <w:rsid w:val="005542C7"/>
    <w:rsid w:val="00554702"/>
    <w:rsid w:val="00555255"/>
    <w:rsid w:val="00563507"/>
    <w:rsid w:val="00563B29"/>
    <w:rsid w:val="0057043C"/>
    <w:rsid w:val="00572853"/>
    <w:rsid w:val="005752E3"/>
    <w:rsid w:val="00585113"/>
    <w:rsid w:val="00587449"/>
    <w:rsid w:val="005A2CAD"/>
    <w:rsid w:val="005A44BF"/>
    <w:rsid w:val="005A535C"/>
    <w:rsid w:val="005A6907"/>
    <w:rsid w:val="005A6930"/>
    <w:rsid w:val="005B0694"/>
    <w:rsid w:val="005B18AD"/>
    <w:rsid w:val="005B4D2E"/>
    <w:rsid w:val="005B4E2E"/>
    <w:rsid w:val="005B5C4E"/>
    <w:rsid w:val="005B5FE5"/>
    <w:rsid w:val="005B7745"/>
    <w:rsid w:val="005C24C8"/>
    <w:rsid w:val="005C27AA"/>
    <w:rsid w:val="005C5CC2"/>
    <w:rsid w:val="005C68B0"/>
    <w:rsid w:val="005C7C1F"/>
    <w:rsid w:val="005D5B9A"/>
    <w:rsid w:val="005D779F"/>
    <w:rsid w:val="005E0D08"/>
    <w:rsid w:val="005E18FD"/>
    <w:rsid w:val="005E22CE"/>
    <w:rsid w:val="005F2283"/>
    <w:rsid w:val="005F3A61"/>
    <w:rsid w:val="005F3C9F"/>
    <w:rsid w:val="005F4B08"/>
    <w:rsid w:val="0060350D"/>
    <w:rsid w:val="00605BEE"/>
    <w:rsid w:val="00615032"/>
    <w:rsid w:val="006168EF"/>
    <w:rsid w:val="0062097D"/>
    <w:rsid w:val="00621E21"/>
    <w:rsid w:val="00626E9A"/>
    <w:rsid w:val="00627973"/>
    <w:rsid w:val="00630E5B"/>
    <w:rsid w:val="0063100E"/>
    <w:rsid w:val="00640A0C"/>
    <w:rsid w:val="00644AA7"/>
    <w:rsid w:val="00646274"/>
    <w:rsid w:val="006529F9"/>
    <w:rsid w:val="00654D77"/>
    <w:rsid w:val="006564F1"/>
    <w:rsid w:val="00656840"/>
    <w:rsid w:val="006608E2"/>
    <w:rsid w:val="00661A08"/>
    <w:rsid w:val="00662D3E"/>
    <w:rsid w:val="00674696"/>
    <w:rsid w:val="00676654"/>
    <w:rsid w:val="006837CB"/>
    <w:rsid w:val="00684D2B"/>
    <w:rsid w:val="00691450"/>
    <w:rsid w:val="006927D2"/>
    <w:rsid w:val="00692BBF"/>
    <w:rsid w:val="00693260"/>
    <w:rsid w:val="00693DD0"/>
    <w:rsid w:val="006A56F6"/>
    <w:rsid w:val="006A57B2"/>
    <w:rsid w:val="006A68BD"/>
    <w:rsid w:val="006B2D76"/>
    <w:rsid w:val="006B57AA"/>
    <w:rsid w:val="006B71F4"/>
    <w:rsid w:val="006C2AB4"/>
    <w:rsid w:val="006C57AE"/>
    <w:rsid w:val="006C58A6"/>
    <w:rsid w:val="006D343E"/>
    <w:rsid w:val="006E412D"/>
    <w:rsid w:val="006E63F6"/>
    <w:rsid w:val="006F11CE"/>
    <w:rsid w:val="006F1F1B"/>
    <w:rsid w:val="006F2031"/>
    <w:rsid w:val="006F63F5"/>
    <w:rsid w:val="006F7013"/>
    <w:rsid w:val="00704D5E"/>
    <w:rsid w:val="00705335"/>
    <w:rsid w:val="00710E26"/>
    <w:rsid w:val="00716370"/>
    <w:rsid w:val="00717F1F"/>
    <w:rsid w:val="00720CFB"/>
    <w:rsid w:val="007228AC"/>
    <w:rsid w:val="00730359"/>
    <w:rsid w:val="00731C11"/>
    <w:rsid w:val="00732750"/>
    <w:rsid w:val="007409E5"/>
    <w:rsid w:val="00745081"/>
    <w:rsid w:val="00745718"/>
    <w:rsid w:val="00750187"/>
    <w:rsid w:val="00750CF9"/>
    <w:rsid w:val="00755DC8"/>
    <w:rsid w:val="00756DB2"/>
    <w:rsid w:val="00760E84"/>
    <w:rsid w:val="00761776"/>
    <w:rsid w:val="007627AB"/>
    <w:rsid w:val="007638DE"/>
    <w:rsid w:val="0076772C"/>
    <w:rsid w:val="0077093C"/>
    <w:rsid w:val="007710A9"/>
    <w:rsid w:val="0077448C"/>
    <w:rsid w:val="007753A2"/>
    <w:rsid w:val="007754E1"/>
    <w:rsid w:val="007761E6"/>
    <w:rsid w:val="0077621C"/>
    <w:rsid w:val="007856E2"/>
    <w:rsid w:val="00786B2C"/>
    <w:rsid w:val="00786D9C"/>
    <w:rsid w:val="00792FB4"/>
    <w:rsid w:val="007941F2"/>
    <w:rsid w:val="00794389"/>
    <w:rsid w:val="007A1079"/>
    <w:rsid w:val="007A22F0"/>
    <w:rsid w:val="007A7A73"/>
    <w:rsid w:val="007B019F"/>
    <w:rsid w:val="007B76C4"/>
    <w:rsid w:val="007C1893"/>
    <w:rsid w:val="007C5667"/>
    <w:rsid w:val="007C5E6B"/>
    <w:rsid w:val="007D0883"/>
    <w:rsid w:val="007D119C"/>
    <w:rsid w:val="007D5EDA"/>
    <w:rsid w:val="007D740B"/>
    <w:rsid w:val="007E12E8"/>
    <w:rsid w:val="007E1FFC"/>
    <w:rsid w:val="007E2DD8"/>
    <w:rsid w:val="007E6309"/>
    <w:rsid w:val="007E70F5"/>
    <w:rsid w:val="007F1EF9"/>
    <w:rsid w:val="007F234E"/>
    <w:rsid w:val="00803784"/>
    <w:rsid w:val="00805D92"/>
    <w:rsid w:val="00810EE1"/>
    <w:rsid w:val="0081182B"/>
    <w:rsid w:val="00812737"/>
    <w:rsid w:val="008128E5"/>
    <w:rsid w:val="00816600"/>
    <w:rsid w:val="00820CA3"/>
    <w:rsid w:val="008217D0"/>
    <w:rsid w:val="008233A0"/>
    <w:rsid w:val="008278E1"/>
    <w:rsid w:val="00833A2F"/>
    <w:rsid w:val="0083564A"/>
    <w:rsid w:val="008409F5"/>
    <w:rsid w:val="008436A0"/>
    <w:rsid w:val="00845897"/>
    <w:rsid w:val="00876FA1"/>
    <w:rsid w:val="00883029"/>
    <w:rsid w:val="00883500"/>
    <w:rsid w:val="00885082"/>
    <w:rsid w:val="00885366"/>
    <w:rsid w:val="00886112"/>
    <w:rsid w:val="0089238E"/>
    <w:rsid w:val="008A6431"/>
    <w:rsid w:val="008A671B"/>
    <w:rsid w:val="008A6F40"/>
    <w:rsid w:val="008A75E6"/>
    <w:rsid w:val="008B0FDA"/>
    <w:rsid w:val="008B330C"/>
    <w:rsid w:val="008B3AFA"/>
    <w:rsid w:val="008B6139"/>
    <w:rsid w:val="008C1F56"/>
    <w:rsid w:val="008C2CC0"/>
    <w:rsid w:val="008C4815"/>
    <w:rsid w:val="008C652E"/>
    <w:rsid w:val="008C7545"/>
    <w:rsid w:val="008C7D07"/>
    <w:rsid w:val="008D1748"/>
    <w:rsid w:val="008D2C8E"/>
    <w:rsid w:val="008E0CFD"/>
    <w:rsid w:val="008E1976"/>
    <w:rsid w:val="008E681B"/>
    <w:rsid w:val="008E6F60"/>
    <w:rsid w:val="008F4B50"/>
    <w:rsid w:val="008F5525"/>
    <w:rsid w:val="00900C9A"/>
    <w:rsid w:val="00912ACC"/>
    <w:rsid w:val="00920C22"/>
    <w:rsid w:val="009211F8"/>
    <w:rsid w:val="009321D0"/>
    <w:rsid w:val="00932793"/>
    <w:rsid w:val="00934C68"/>
    <w:rsid w:val="009437BB"/>
    <w:rsid w:val="009479C8"/>
    <w:rsid w:val="0095061B"/>
    <w:rsid w:val="00955696"/>
    <w:rsid w:val="00960A9E"/>
    <w:rsid w:val="00961F47"/>
    <w:rsid w:val="009638FA"/>
    <w:rsid w:val="0096688A"/>
    <w:rsid w:val="00971563"/>
    <w:rsid w:val="00972AE5"/>
    <w:rsid w:val="00974FA2"/>
    <w:rsid w:val="00977074"/>
    <w:rsid w:val="00982B7B"/>
    <w:rsid w:val="00983DFB"/>
    <w:rsid w:val="009855C6"/>
    <w:rsid w:val="00986860"/>
    <w:rsid w:val="009937E6"/>
    <w:rsid w:val="0099423A"/>
    <w:rsid w:val="009A5729"/>
    <w:rsid w:val="009A66EE"/>
    <w:rsid w:val="009B3653"/>
    <w:rsid w:val="009B44A5"/>
    <w:rsid w:val="009B6B4A"/>
    <w:rsid w:val="009B6C16"/>
    <w:rsid w:val="009B72EE"/>
    <w:rsid w:val="009C1E84"/>
    <w:rsid w:val="009C25B2"/>
    <w:rsid w:val="009C3562"/>
    <w:rsid w:val="009D115D"/>
    <w:rsid w:val="009D4019"/>
    <w:rsid w:val="009D6A83"/>
    <w:rsid w:val="009E15C7"/>
    <w:rsid w:val="00A014E5"/>
    <w:rsid w:val="00A02905"/>
    <w:rsid w:val="00A05735"/>
    <w:rsid w:val="00A13332"/>
    <w:rsid w:val="00A13E51"/>
    <w:rsid w:val="00A15537"/>
    <w:rsid w:val="00A16A28"/>
    <w:rsid w:val="00A1770C"/>
    <w:rsid w:val="00A20C4D"/>
    <w:rsid w:val="00A22E97"/>
    <w:rsid w:val="00A23229"/>
    <w:rsid w:val="00A250CF"/>
    <w:rsid w:val="00A25278"/>
    <w:rsid w:val="00A27B82"/>
    <w:rsid w:val="00A3102B"/>
    <w:rsid w:val="00A32B6D"/>
    <w:rsid w:val="00A34C98"/>
    <w:rsid w:val="00A34E63"/>
    <w:rsid w:val="00A353AC"/>
    <w:rsid w:val="00A378C5"/>
    <w:rsid w:val="00A412CB"/>
    <w:rsid w:val="00A42DFE"/>
    <w:rsid w:val="00A56083"/>
    <w:rsid w:val="00A6348E"/>
    <w:rsid w:val="00A74A22"/>
    <w:rsid w:val="00A761FF"/>
    <w:rsid w:val="00A80252"/>
    <w:rsid w:val="00A81604"/>
    <w:rsid w:val="00A86D2F"/>
    <w:rsid w:val="00A87346"/>
    <w:rsid w:val="00A87B51"/>
    <w:rsid w:val="00A907DA"/>
    <w:rsid w:val="00A909B6"/>
    <w:rsid w:val="00A90A3D"/>
    <w:rsid w:val="00A92D5E"/>
    <w:rsid w:val="00A95AAE"/>
    <w:rsid w:val="00AA2CF3"/>
    <w:rsid w:val="00AA7E8A"/>
    <w:rsid w:val="00AB6787"/>
    <w:rsid w:val="00AC1B85"/>
    <w:rsid w:val="00AC56A2"/>
    <w:rsid w:val="00AC56EB"/>
    <w:rsid w:val="00AD267E"/>
    <w:rsid w:val="00AD6368"/>
    <w:rsid w:val="00AD734D"/>
    <w:rsid w:val="00AF0757"/>
    <w:rsid w:val="00AF0B1D"/>
    <w:rsid w:val="00AF2FE5"/>
    <w:rsid w:val="00AF34AD"/>
    <w:rsid w:val="00AF6707"/>
    <w:rsid w:val="00AF6B4D"/>
    <w:rsid w:val="00B00102"/>
    <w:rsid w:val="00B00413"/>
    <w:rsid w:val="00B00B67"/>
    <w:rsid w:val="00B00EAF"/>
    <w:rsid w:val="00B04E48"/>
    <w:rsid w:val="00B0517C"/>
    <w:rsid w:val="00B0638B"/>
    <w:rsid w:val="00B0752E"/>
    <w:rsid w:val="00B133B8"/>
    <w:rsid w:val="00B14EE6"/>
    <w:rsid w:val="00B2104A"/>
    <w:rsid w:val="00B21510"/>
    <w:rsid w:val="00B2468D"/>
    <w:rsid w:val="00B25B53"/>
    <w:rsid w:val="00B30F05"/>
    <w:rsid w:val="00B40F06"/>
    <w:rsid w:val="00B42BA8"/>
    <w:rsid w:val="00B43E87"/>
    <w:rsid w:val="00B5051F"/>
    <w:rsid w:val="00B513F4"/>
    <w:rsid w:val="00B61A07"/>
    <w:rsid w:val="00B639A0"/>
    <w:rsid w:val="00B64E8F"/>
    <w:rsid w:val="00B66924"/>
    <w:rsid w:val="00B66FE1"/>
    <w:rsid w:val="00B6773C"/>
    <w:rsid w:val="00B70653"/>
    <w:rsid w:val="00B71F88"/>
    <w:rsid w:val="00B72E95"/>
    <w:rsid w:val="00B72F54"/>
    <w:rsid w:val="00B75B03"/>
    <w:rsid w:val="00B80470"/>
    <w:rsid w:val="00B84DFE"/>
    <w:rsid w:val="00B85902"/>
    <w:rsid w:val="00B95CC6"/>
    <w:rsid w:val="00BA2208"/>
    <w:rsid w:val="00BA3C0F"/>
    <w:rsid w:val="00BA79A7"/>
    <w:rsid w:val="00BA7FF2"/>
    <w:rsid w:val="00BB436C"/>
    <w:rsid w:val="00BB50E9"/>
    <w:rsid w:val="00BB5F11"/>
    <w:rsid w:val="00BC410C"/>
    <w:rsid w:val="00BC56B2"/>
    <w:rsid w:val="00BC6F4E"/>
    <w:rsid w:val="00BD1A87"/>
    <w:rsid w:val="00BD6F5D"/>
    <w:rsid w:val="00BD7613"/>
    <w:rsid w:val="00BE2722"/>
    <w:rsid w:val="00BE6263"/>
    <w:rsid w:val="00C1178F"/>
    <w:rsid w:val="00C17C15"/>
    <w:rsid w:val="00C2178E"/>
    <w:rsid w:val="00C27079"/>
    <w:rsid w:val="00C27489"/>
    <w:rsid w:val="00C33C66"/>
    <w:rsid w:val="00C5357C"/>
    <w:rsid w:val="00C54016"/>
    <w:rsid w:val="00C545D5"/>
    <w:rsid w:val="00C55F52"/>
    <w:rsid w:val="00C57084"/>
    <w:rsid w:val="00C62E28"/>
    <w:rsid w:val="00C63C19"/>
    <w:rsid w:val="00C71F20"/>
    <w:rsid w:val="00C80AF8"/>
    <w:rsid w:val="00C810E7"/>
    <w:rsid w:val="00C827F8"/>
    <w:rsid w:val="00C82DA0"/>
    <w:rsid w:val="00C85C98"/>
    <w:rsid w:val="00C96920"/>
    <w:rsid w:val="00C97F18"/>
    <w:rsid w:val="00CA102C"/>
    <w:rsid w:val="00CB5EAB"/>
    <w:rsid w:val="00CB71A1"/>
    <w:rsid w:val="00CC1EAC"/>
    <w:rsid w:val="00CD2315"/>
    <w:rsid w:val="00CD635A"/>
    <w:rsid w:val="00CD697A"/>
    <w:rsid w:val="00CE461D"/>
    <w:rsid w:val="00CF2FD1"/>
    <w:rsid w:val="00CF66BF"/>
    <w:rsid w:val="00D004BF"/>
    <w:rsid w:val="00D00A73"/>
    <w:rsid w:val="00D02BE8"/>
    <w:rsid w:val="00D059DF"/>
    <w:rsid w:val="00D072CE"/>
    <w:rsid w:val="00D11E8E"/>
    <w:rsid w:val="00D14668"/>
    <w:rsid w:val="00D218C2"/>
    <w:rsid w:val="00D25184"/>
    <w:rsid w:val="00D2780E"/>
    <w:rsid w:val="00D40DC5"/>
    <w:rsid w:val="00D45F82"/>
    <w:rsid w:val="00D46672"/>
    <w:rsid w:val="00D46951"/>
    <w:rsid w:val="00D50F33"/>
    <w:rsid w:val="00D534F8"/>
    <w:rsid w:val="00D53CE8"/>
    <w:rsid w:val="00D60EA1"/>
    <w:rsid w:val="00D63B29"/>
    <w:rsid w:val="00D6500E"/>
    <w:rsid w:val="00D671E9"/>
    <w:rsid w:val="00D75738"/>
    <w:rsid w:val="00D77DC5"/>
    <w:rsid w:val="00D82F02"/>
    <w:rsid w:val="00D83B1C"/>
    <w:rsid w:val="00D87E76"/>
    <w:rsid w:val="00D94ADD"/>
    <w:rsid w:val="00D9568A"/>
    <w:rsid w:val="00D95A69"/>
    <w:rsid w:val="00D96723"/>
    <w:rsid w:val="00DA420A"/>
    <w:rsid w:val="00DA70E0"/>
    <w:rsid w:val="00DA7573"/>
    <w:rsid w:val="00DB2946"/>
    <w:rsid w:val="00DB2BC5"/>
    <w:rsid w:val="00DB2CBC"/>
    <w:rsid w:val="00DB374C"/>
    <w:rsid w:val="00DB5E9A"/>
    <w:rsid w:val="00DB6161"/>
    <w:rsid w:val="00DC1821"/>
    <w:rsid w:val="00DC260B"/>
    <w:rsid w:val="00DC57F3"/>
    <w:rsid w:val="00DC7260"/>
    <w:rsid w:val="00DD2A3B"/>
    <w:rsid w:val="00DD580E"/>
    <w:rsid w:val="00DD5F56"/>
    <w:rsid w:val="00DD70AD"/>
    <w:rsid w:val="00DE4CB0"/>
    <w:rsid w:val="00DE4F3B"/>
    <w:rsid w:val="00DF1E67"/>
    <w:rsid w:val="00DF468E"/>
    <w:rsid w:val="00DF7274"/>
    <w:rsid w:val="00E01C19"/>
    <w:rsid w:val="00E05F30"/>
    <w:rsid w:val="00E0609C"/>
    <w:rsid w:val="00E07DE6"/>
    <w:rsid w:val="00E10B83"/>
    <w:rsid w:val="00E11675"/>
    <w:rsid w:val="00E13515"/>
    <w:rsid w:val="00E15840"/>
    <w:rsid w:val="00E21C2B"/>
    <w:rsid w:val="00E242C2"/>
    <w:rsid w:val="00E27F84"/>
    <w:rsid w:val="00E3008C"/>
    <w:rsid w:val="00E31B75"/>
    <w:rsid w:val="00E31DD3"/>
    <w:rsid w:val="00E33347"/>
    <w:rsid w:val="00E34AB6"/>
    <w:rsid w:val="00E3776E"/>
    <w:rsid w:val="00E37BBE"/>
    <w:rsid w:val="00E4008A"/>
    <w:rsid w:val="00E414D9"/>
    <w:rsid w:val="00E46136"/>
    <w:rsid w:val="00E46AA5"/>
    <w:rsid w:val="00E525D0"/>
    <w:rsid w:val="00E5449B"/>
    <w:rsid w:val="00E57759"/>
    <w:rsid w:val="00E77C7E"/>
    <w:rsid w:val="00E82F0E"/>
    <w:rsid w:val="00E82F79"/>
    <w:rsid w:val="00E83215"/>
    <w:rsid w:val="00E83D44"/>
    <w:rsid w:val="00E936CA"/>
    <w:rsid w:val="00E9525D"/>
    <w:rsid w:val="00EA3D45"/>
    <w:rsid w:val="00EA7703"/>
    <w:rsid w:val="00EA7B54"/>
    <w:rsid w:val="00EB2292"/>
    <w:rsid w:val="00EB335B"/>
    <w:rsid w:val="00EB3FA9"/>
    <w:rsid w:val="00EB69FA"/>
    <w:rsid w:val="00EC0D47"/>
    <w:rsid w:val="00EC138C"/>
    <w:rsid w:val="00EC29E9"/>
    <w:rsid w:val="00EC3749"/>
    <w:rsid w:val="00EC47F7"/>
    <w:rsid w:val="00ED0CAE"/>
    <w:rsid w:val="00ED1386"/>
    <w:rsid w:val="00ED274D"/>
    <w:rsid w:val="00ED3EB9"/>
    <w:rsid w:val="00ED5216"/>
    <w:rsid w:val="00ED6ECD"/>
    <w:rsid w:val="00EE1E9E"/>
    <w:rsid w:val="00EE41A0"/>
    <w:rsid w:val="00EE54ED"/>
    <w:rsid w:val="00EF13CC"/>
    <w:rsid w:val="00F001DC"/>
    <w:rsid w:val="00F01E30"/>
    <w:rsid w:val="00F0239A"/>
    <w:rsid w:val="00F02451"/>
    <w:rsid w:val="00F07B80"/>
    <w:rsid w:val="00F10B7A"/>
    <w:rsid w:val="00F164B7"/>
    <w:rsid w:val="00F17781"/>
    <w:rsid w:val="00F23361"/>
    <w:rsid w:val="00F24072"/>
    <w:rsid w:val="00F25496"/>
    <w:rsid w:val="00F260F3"/>
    <w:rsid w:val="00F35D26"/>
    <w:rsid w:val="00F406F9"/>
    <w:rsid w:val="00F427B6"/>
    <w:rsid w:val="00F450FA"/>
    <w:rsid w:val="00F47A57"/>
    <w:rsid w:val="00F50285"/>
    <w:rsid w:val="00F50FE6"/>
    <w:rsid w:val="00F52583"/>
    <w:rsid w:val="00F61BA7"/>
    <w:rsid w:val="00F62282"/>
    <w:rsid w:val="00F638C1"/>
    <w:rsid w:val="00F63D50"/>
    <w:rsid w:val="00F64B94"/>
    <w:rsid w:val="00F65157"/>
    <w:rsid w:val="00F652F4"/>
    <w:rsid w:val="00F654F7"/>
    <w:rsid w:val="00F672D6"/>
    <w:rsid w:val="00F679F3"/>
    <w:rsid w:val="00F714AD"/>
    <w:rsid w:val="00F72A9A"/>
    <w:rsid w:val="00F752D0"/>
    <w:rsid w:val="00F830AB"/>
    <w:rsid w:val="00F94E4E"/>
    <w:rsid w:val="00FA1979"/>
    <w:rsid w:val="00FA3CDB"/>
    <w:rsid w:val="00FA5A7C"/>
    <w:rsid w:val="00FB41F2"/>
    <w:rsid w:val="00FB4AD6"/>
    <w:rsid w:val="00FB4D18"/>
    <w:rsid w:val="00FC677F"/>
    <w:rsid w:val="00FD0CC2"/>
    <w:rsid w:val="00FD16D4"/>
    <w:rsid w:val="00FD1F95"/>
    <w:rsid w:val="00FD41A3"/>
    <w:rsid w:val="00FD434E"/>
    <w:rsid w:val="00FD5333"/>
    <w:rsid w:val="00FD546E"/>
    <w:rsid w:val="00FD7902"/>
    <w:rsid w:val="00FE16B0"/>
    <w:rsid w:val="00FE2A30"/>
    <w:rsid w:val="00FE7B27"/>
    <w:rsid w:val="00FF036A"/>
    <w:rsid w:val="00FF073A"/>
    <w:rsid w:val="00FF3E0B"/>
    <w:rsid w:val="00FF6BE4"/>
    <w:rsid w:val="00FF7254"/>
    <w:rsid w:val="017E5202"/>
    <w:rsid w:val="07FF3FDE"/>
    <w:rsid w:val="0936BA1E"/>
    <w:rsid w:val="097CAB96"/>
    <w:rsid w:val="0FFF0486"/>
    <w:rsid w:val="13FD29A1"/>
    <w:rsid w:val="13FE5E3D"/>
    <w:rsid w:val="15ED6A3E"/>
    <w:rsid w:val="16DC99C0"/>
    <w:rsid w:val="17BDBC6B"/>
    <w:rsid w:val="17D2A949"/>
    <w:rsid w:val="19FEE0DE"/>
    <w:rsid w:val="1B7F612A"/>
    <w:rsid w:val="1BECA873"/>
    <w:rsid w:val="1DFF8FA3"/>
    <w:rsid w:val="1EE6ABBD"/>
    <w:rsid w:val="1F37FD52"/>
    <w:rsid w:val="1F7B82C4"/>
    <w:rsid w:val="1FE55C9C"/>
    <w:rsid w:val="1FFBC873"/>
    <w:rsid w:val="256FC4CF"/>
    <w:rsid w:val="2AFF36A7"/>
    <w:rsid w:val="2BC596C4"/>
    <w:rsid w:val="2DEE0310"/>
    <w:rsid w:val="2DFF3F5D"/>
    <w:rsid w:val="2E36D638"/>
    <w:rsid w:val="2E5BBDA3"/>
    <w:rsid w:val="2EFBF256"/>
    <w:rsid w:val="2FF78377"/>
    <w:rsid w:val="2FFBA59A"/>
    <w:rsid w:val="2FFEE134"/>
    <w:rsid w:val="2FFF4C73"/>
    <w:rsid w:val="2FFF97CD"/>
    <w:rsid w:val="305F2C71"/>
    <w:rsid w:val="31DB4B5E"/>
    <w:rsid w:val="33FD3B77"/>
    <w:rsid w:val="35F5A7C7"/>
    <w:rsid w:val="369A87DE"/>
    <w:rsid w:val="37791054"/>
    <w:rsid w:val="37FE53AB"/>
    <w:rsid w:val="3944EBC6"/>
    <w:rsid w:val="39DD8EE4"/>
    <w:rsid w:val="3ADFA361"/>
    <w:rsid w:val="3AFF2F24"/>
    <w:rsid w:val="3B3E8AB8"/>
    <w:rsid w:val="3B5B376A"/>
    <w:rsid w:val="3BFDE476"/>
    <w:rsid w:val="3CFF59F6"/>
    <w:rsid w:val="3CFFB3A1"/>
    <w:rsid w:val="3D5DAF5D"/>
    <w:rsid w:val="3DBD744F"/>
    <w:rsid w:val="3DDE3F89"/>
    <w:rsid w:val="3DEF3254"/>
    <w:rsid w:val="3E3DAC07"/>
    <w:rsid w:val="3EF9B23E"/>
    <w:rsid w:val="3F3F1035"/>
    <w:rsid w:val="3F7B7E69"/>
    <w:rsid w:val="3F7F0842"/>
    <w:rsid w:val="3F92D407"/>
    <w:rsid w:val="3FC78BD0"/>
    <w:rsid w:val="3FDFFA90"/>
    <w:rsid w:val="3FE2E45B"/>
    <w:rsid w:val="3FE8FC8F"/>
    <w:rsid w:val="3FF51169"/>
    <w:rsid w:val="3FFBEAF3"/>
    <w:rsid w:val="3FFE9861"/>
    <w:rsid w:val="41EE265B"/>
    <w:rsid w:val="44FD055D"/>
    <w:rsid w:val="46FF24ED"/>
    <w:rsid w:val="475D5FB0"/>
    <w:rsid w:val="4AF47B88"/>
    <w:rsid w:val="4AFFA3C6"/>
    <w:rsid w:val="4C530B45"/>
    <w:rsid w:val="4D9E0B65"/>
    <w:rsid w:val="4DDDA639"/>
    <w:rsid w:val="4EDF8F1F"/>
    <w:rsid w:val="4FFD8AAC"/>
    <w:rsid w:val="4FFE4536"/>
    <w:rsid w:val="4FFF80B2"/>
    <w:rsid w:val="536F8704"/>
    <w:rsid w:val="555E1907"/>
    <w:rsid w:val="55BF68F6"/>
    <w:rsid w:val="56CBC832"/>
    <w:rsid w:val="56FFADE7"/>
    <w:rsid w:val="570FA9F9"/>
    <w:rsid w:val="577E25C7"/>
    <w:rsid w:val="57AF965E"/>
    <w:rsid w:val="57CFE0BC"/>
    <w:rsid w:val="57EEEB69"/>
    <w:rsid w:val="58F68EE7"/>
    <w:rsid w:val="597DCAC1"/>
    <w:rsid w:val="59DF5EAA"/>
    <w:rsid w:val="5B7D61B2"/>
    <w:rsid w:val="5B9FA5AE"/>
    <w:rsid w:val="5BAF99D4"/>
    <w:rsid w:val="5BD1661A"/>
    <w:rsid w:val="5BDE4D52"/>
    <w:rsid w:val="5BFFA822"/>
    <w:rsid w:val="5CCA702F"/>
    <w:rsid w:val="5D6512C9"/>
    <w:rsid w:val="5DD2CE23"/>
    <w:rsid w:val="5DF31FA0"/>
    <w:rsid w:val="5DFB9346"/>
    <w:rsid w:val="5EDB1EB6"/>
    <w:rsid w:val="5EDE8FAA"/>
    <w:rsid w:val="5EDF9A8E"/>
    <w:rsid w:val="5F3FA2A6"/>
    <w:rsid w:val="5F854232"/>
    <w:rsid w:val="5F872B20"/>
    <w:rsid w:val="5F8B7642"/>
    <w:rsid w:val="5F9CEDE7"/>
    <w:rsid w:val="5F9F2218"/>
    <w:rsid w:val="5FBF7185"/>
    <w:rsid w:val="5FD7006D"/>
    <w:rsid w:val="5FDF1E50"/>
    <w:rsid w:val="5FEA5F8C"/>
    <w:rsid w:val="5FEF5E12"/>
    <w:rsid w:val="5FF3839B"/>
    <w:rsid w:val="5FF72B88"/>
    <w:rsid w:val="5FFBE85D"/>
    <w:rsid w:val="5FFE516B"/>
    <w:rsid w:val="5FFE8548"/>
    <w:rsid w:val="5FFF0B6C"/>
    <w:rsid w:val="62AFB989"/>
    <w:rsid w:val="64760D32"/>
    <w:rsid w:val="65F8DEF0"/>
    <w:rsid w:val="673F66FF"/>
    <w:rsid w:val="679F6747"/>
    <w:rsid w:val="679F9879"/>
    <w:rsid w:val="67FB8FDD"/>
    <w:rsid w:val="69F5CEF8"/>
    <w:rsid w:val="6B7C1563"/>
    <w:rsid w:val="6BBE51F4"/>
    <w:rsid w:val="6BEBC93F"/>
    <w:rsid w:val="6CDF6F83"/>
    <w:rsid w:val="6D1D4F87"/>
    <w:rsid w:val="6DD33951"/>
    <w:rsid w:val="6DDBA99F"/>
    <w:rsid w:val="6E7FA829"/>
    <w:rsid w:val="6EB3E517"/>
    <w:rsid w:val="6EF13401"/>
    <w:rsid w:val="6F11F15D"/>
    <w:rsid w:val="6F7F2103"/>
    <w:rsid w:val="6F927242"/>
    <w:rsid w:val="6FBA51AD"/>
    <w:rsid w:val="6FDED209"/>
    <w:rsid w:val="6FDFCBF0"/>
    <w:rsid w:val="6FFD74A2"/>
    <w:rsid w:val="6FFDA5A6"/>
    <w:rsid w:val="6FFDFBF0"/>
    <w:rsid w:val="6FFF4F01"/>
    <w:rsid w:val="71AAD5FE"/>
    <w:rsid w:val="71FB5AA6"/>
    <w:rsid w:val="73FE11B8"/>
    <w:rsid w:val="73FEC13B"/>
    <w:rsid w:val="74FF7A63"/>
    <w:rsid w:val="755547F4"/>
    <w:rsid w:val="7589387E"/>
    <w:rsid w:val="75A9A8DD"/>
    <w:rsid w:val="75B936E6"/>
    <w:rsid w:val="75DB1EA2"/>
    <w:rsid w:val="762D0922"/>
    <w:rsid w:val="767DD667"/>
    <w:rsid w:val="76FDD2D8"/>
    <w:rsid w:val="76FFD9AA"/>
    <w:rsid w:val="76FFE305"/>
    <w:rsid w:val="777E7D11"/>
    <w:rsid w:val="777ECCBB"/>
    <w:rsid w:val="77CB48EA"/>
    <w:rsid w:val="77D9FAA1"/>
    <w:rsid w:val="77DDBBDC"/>
    <w:rsid w:val="77E305EC"/>
    <w:rsid w:val="77EE13B2"/>
    <w:rsid w:val="77EFD100"/>
    <w:rsid w:val="77FDBE48"/>
    <w:rsid w:val="77FE02B7"/>
    <w:rsid w:val="78EF6BF6"/>
    <w:rsid w:val="78F72334"/>
    <w:rsid w:val="78FD356A"/>
    <w:rsid w:val="799F60A2"/>
    <w:rsid w:val="79DBB790"/>
    <w:rsid w:val="79DCC715"/>
    <w:rsid w:val="79EFADF7"/>
    <w:rsid w:val="79FFAE97"/>
    <w:rsid w:val="7AB79A07"/>
    <w:rsid w:val="7AFD8E7A"/>
    <w:rsid w:val="7AFDB6AA"/>
    <w:rsid w:val="7AFFE76B"/>
    <w:rsid w:val="7B3F70BF"/>
    <w:rsid w:val="7B5FD5EA"/>
    <w:rsid w:val="7B79B834"/>
    <w:rsid w:val="7BDB2FF3"/>
    <w:rsid w:val="7BEBD84C"/>
    <w:rsid w:val="7BEFB5D2"/>
    <w:rsid w:val="7BFB217F"/>
    <w:rsid w:val="7BFBD875"/>
    <w:rsid w:val="7BFFB34C"/>
    <w:rsid w:val="7C7BD38A"/>
    <w:rsid w:val="7D7A200C"/>
    <w:rsid w:val="7D7B06BF"/>
    <w:rsid w:val="7D7E0ECB"/>
    <w:rsid w:val="7DBF281B"/>
    <w:rsid w:val="7DBFB5C3"/>
    <w:rsid w:val="7DF7888D"/>
    <w:rsid w:val="7DF90082"/>
    <w:rsid w:val="7DFF4B82"/>
    <w:rsid w:val="7E1AE365"/>
    <w:rsid w:val="7E1B9DAF"/>
    <w:rsid w:val="7E2F7914"/>
    <w:rsid w:val="7E5D317A"/>
    <w:rsid w:val="7E6F1D9D"/>
    <w:rsid w:val="7E9D343C"/>
    <w:rsid w:val="7EA1F8EC"/>
    <w:rsid w:val="7EA9E1EC"/>
    <w:rsid w:val="7EB900EA"/>
    <w:rsid w:val="7EBF751F"/>
    <w:rsid w:val="7ED5A9F8"/>
    <w:rsid w:val="7EDFDEAD"/>
    <w:rsid w:val="7EEFE342"/>
    <w:rsid w:val="7EF6E284"/>
    <w:rsid w:val="7EF7A3BF"/>
    <w:rsid w:val="7EFFB0D8"/>
    <w:rsid w:val="7EFFB3C3"/>
    <w:rsid w:val="7EFFE5F5"/>
    <w:rsid w:val="7F5F5B46"/>
    <w:rsid w:val="7F5F8495"/>
    <w:rsid w:val="7F734465"/>
    <w:rsid w:val="7F759D12"/>
    <w:rsid w:val="7F763725"/>
    <w:rsid w:val="7F7881DF"/>
    <w:rsid w:val="7F798070"/>
    <w:rsid w:val="7F7EF059"/>
    <w:rsid w:val="7F7FA47A"/>
    <w:rsid w:val="7F98A1C7"/>
    <w:rsid w:val="7FB3FF1B"/>
    <w:rsid w:val="7FB7072A"/>
    <w:rsid w:val="7FBA75EA"/>
    <w:rsid w:val="7FBD234A"/>
    <w:rsid w:val="7FBF28B4"/>
    <w:rsid w:val="7FD1B69E"/>
    <w:rsid w:val="7FD513E9"/>
    <w:rsid w:val="7FD6869C"/>
    <w:rsid w:val="7FDB5458"/>
    <w:rsid w:val="7FDD2140"/>
    <w:rsid w:val="7FDDB372"/>
    <w:rsid w:val="7FDDD2F6"/>
    <w:rsid w:val="7FDE458A"/>
    <w:rsid w:val="7FDE4898"/>
    <w:rsid w:val="7FE6B06F"/>
    <w:rsid w:val="7FEF3A94"/>
    <w:rsid w:val="7FEF4D08"/>
    <w:rsid w:val="7FF35F9D"/>
    <w:rsid w:val="7FF53489"/>
    <w:rsid w:val="7FF797FB"/>
    <w:rsid w:val="7FF9E3A7"/>
    <w:rsid w:val="7FFB0BBC"/>
    <w:rsid w:val="7FFB880E"/>
    <w:rsid w:val="7FFB8A9C"/>
    <w:rsid w:val="7FFDD79F"/>
    <w:rsid w:val="7FFF2AAB"/>
    <w:rsid w:val="7FFFBC74"/>
    <w:rsid w:val="7FFFF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7F38"/>
  <w15:docId w15:val="{22B3818E-F3A0-40A8-AC6E-8E083DCF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Document Map"/>
    <w:basedOn w:val="a"/>
    <w:link w:val="a5"/>
    <w:uiPriority w:val="99"/>
    <w:unhideWhenUsed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jc w:val="left"/>
    </w:pPr>
  </w:style>
  <w:style w:type="paragraph" w:styleId="a8">
    <w:name w:val="Balloon Text"/>
    <w:basedOn w:val="a"/>
    <w:link w:val="a9"/>
    <w:uiPriority w:val="99"/>
    <w:unhideWhenUsed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6"/>
    <w:next w:val="a6"/>
    <w:link w:val="af0"/>
    <w:uiPriority w:val="99"/>
    <w:semiHidden/>
    <w:unhideWhenUsed/>
    <w:rPr>
      <w:b/>
      <w:bCs/>
    </w:rPr>
  </w:style>
  <w:style w:type="character" w:styleId="af1">
    <w:name w:val="Strong"/>
    <w:basedOn w:val="a0"/>
    <w:uiPriority w:val="22"/>
    <w:qFormat/>
    <w:rPr>
      <w:b/>
    </w:r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0">
    <w:name w:val="批注主题 字符"/>
    <w:basedOn w:val="a7"/>
    <w:link w:val="af"/>
    <w:uiPriority w:val="99"/>
    <w:semiHidden/>
    <w:qFormat/>
    <w:rPr>
      <w:b/>
      <w:bCs/>
      <w:kern w:val="2"/>
      <w:sz w:val="21"/>
      <w:szCs w:val="22"/>
    </w:rPr>
  </w:style>
  <w:style w:type="character" w:customStyle="1" w:styleId="a7">
    <w:name w:val="批注文字 字符"/>
    <w:basedOn w:val="a0"/>
    <w:link w:val="a6"/>
    <w:uiPriority w:val="99"/>
    <w:semiHidden/>
    <w:rPr>
      <w:kern w:val="2"/>
      <w:sz w:val="21"/>
      <w:szCs w:val="22"/>
    </w:rPr>
  </w:style>
  <w:style w:type="paragraph" w:customStyle="1" w:styleId="ParaCharCharCharCharCharCharCharCharCharChar">
    <w:name w:val="默认段落字体 Para Char Char Char Char Char Char Char Char Char Char"/>
    <w:basedOn w:val="a4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hAnsi="Tahoma" w:cs="Times New Roman"/>
      <w:b/>
      <w:sz w:val="24"/>
      <w:szCs w:val="24"/>
    </w:rPr>
  </w:style>
  <w:style w:type="character" w:customStyle="1" w:styleId="a9">
    <w:name w:val="批注框文本 字符"/>
    <w:basedOn w:val="a0"/>
    <w:link w:val="a8"/>
    <w:uiPriority w:val="99"/>
    <w:semiHidden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rPr>
      <w:rFonts w:ascii="宋体" w:eastAsia="宋体"/>
      <w:sz w:val="18"/>
      <w:szCs w:val="18"/>
    </w:rPr>
  </w:style>
  <w:style w:type="paragraph" w:customStyle="1" w:styleId="11">
    <w:name w:val="修订1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4">
    <w:name w:val="List Paragraph"/>
    <w:basedOn w:val="a"/>
    <w:uiPriority w:val="99"/>
    <w:pPr>
      <w:ind w:firstLineChars="200" w:firstLine="420"/>
    </w:pPr>
  </w:style>
  <w:style w:type="paragraph" w:customStyle="1" w:styleId="af5">
    <w:name w:val="¨¨¡À¨º???¡À?"/>
    <w:basedOn w:val="a"/>
    <w:qFormat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customStyle="1" w:styleId="20">
    <w:name w:val="修订2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mailto:Liuyh327@mail2.sysu.edu.cn" TargetMode="Externa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svg"/><Relationship Id="rId20" Type="http://schemas.openxmlformats.org/officeDocument/2006/relationships/image" Target="media/image9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Farmer John</dc:creator>
  <cp:lastModifiedBy>Farmer John</cp:lastModifiedBy>
  <cp:revision>13</cp:revision>
  <dcterms:created xsi:type="dcterms:W3CDTF">2023-10-17T05:28:00Z</dcterms:created>
  <dcterms:modified xsi:type="dcterms:W3CDTF">2023-10-17T05:33:00Z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37B4F03CE9F5F43CBF48156558A04707_43</vt:lpwstr>
  </property>
</Properties>
</file>